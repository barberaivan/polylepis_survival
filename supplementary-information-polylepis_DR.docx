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br/>
      </w:r>
      <w:ins w:id="0" w:author="Unknown Author" w:date="2024-10-02T17:15:52Z">
        <w:r>
          <w:rPr>
            <w:b/>
            <w:bCs/>
            <w:sz w:val="28"/>
            <w:szCs w:val="28"/>
          </w:rPr>
          <w:t>Tree survival and growth in central Argentina's highlands: impact of wildfires and land management</w:t>
        </w:r>
      </w:ins>
      <w:del w:id="1" w:author="Unknown Author" w:date="2024-10-02T17:15:52Z">
        <w:r>
          <w:rPr/>
          <w:delText>Tree survival and growth in the highlands of central Argentina: effects of land management and wildfires in a challenging landscape</w:delText>
        </w:r>
      </w:del>
      <w:r>
        <w:rPr/>
        <w:br/>
        <w:br/>
        <w:br/>
        <w:t>Supplementary Information</w:t>
        <w:br/>
      </w:r>
    </w:p>
    <w:p>
      <w:pPr>
        <w:pStyle w:val="Author"/>
        <w:rPr/>
      </w:pPr>
      <w:r>
        <w:rPr/>
        <w:t>Daniel Renison, Iván Barberá, Ana M. Cingolani, Juan Manuel Rodriguez, and Isabell Hensen</w:t>
      </w:r>
    </w:p>
    <w:p>
      <w:pPr>
        <w:pStyle w:val="Heading1"/>
        <w:rPr/>
      </w:pPr>
      <w:bookmarkStart w:id="0" w:name="models-specification-and-assessment"/>
      <w:r>
        <w:rPr/>
        <w:t>1. Models specification and assessment</w:t>
      </w:r>
    </w:p>
    <w:p>
      <w:pPr>
        <w:pStyle w:val="Heading2"/>
        <w:rPr/>
      </w:pPr>
      <w:bookmarkStart w:id="1" w:name="fire"/>
      <w:r>
        <w:rPr/>
        <w:t>Fire</w:t>
      </w:r>
    </w:p>
    <w:p>
      <w:pPr>
        <w:pStyle w:val="FirstParagraph"/>
        <w:rPr/>
      </w:pPr>
      <w:r>
        <w:rPr/>
        <w:t xml:space="preserve">We </w:t>
      </w:r>
      <w:del w:id="2" w:author="Unknown Author" w:date="2024-10-02T17:16:53Z">
        <w:r>
          <w:rPr/>
          <w:delText>modelled</w:delText>
        </w:r>
      </w:del>
      <w:ins w:id="3" w:author="Unknown Author" w:date="2024-10-02T17:16:53Z">
        <w:r>
          <w:rPr/>
          <w:t>modeled</w:t>
        </w:r>
      </w:ins>
      <w:r>
        <w:rPr/>
        <w:t xml:space="preserve"> the probability of plots being affected by fire in the study period with a GLM, including the management factor as the only predictor:</w:t>
      </w:r>
    </w:p>
    <w:p>
      <w:pPr>
        <w:pStyle w:val="TextBody"/>
        <w:jc w:val="center"/>
        <w:rPr/>
      </w:pPr>
      <w:r>
        <w:rPr/>
      </w:r>
      <m:oMathPara xmlns:m="http://schemas.openxmlformats.org/officeDocument/2006/math">
        <m:oMathParaPr>
          <m:jc m:val="center"/>
        </m:oMathParaPr>
        <m:oMath>
          <m:m>
            <m:mr>
              <m:e>
                <m:sSub>
                  <m:e>
                    <m:r>
                      <m:rPr>
                        <m:lit/>
                        <m:nor/>
                      </m:rPr>
                      <w:rPr>
                        <w:rFonts w:ascii="Cambria Math" w:hAnsi="Cambria Math"/>
                      </w:rPr>
                      <m:t xml:space="preserve">y</m:t>
                    </m:r>
                  </m:e>
                  <m:sub>
                    <m:r>
                      <w:rPr>
                        <w:rFonts w:ascii="Cambria Math" w:hAnsi="Cambria Math"/>
                      </w:rPr>
                      <m:t xml:space="preserve">j</m:t>
                    </m:r>
                  </m:sub>
                </m:sSub>
                <m:r>
                  <w:rPr>
                    <w:rFonts w:ascii="Cambria Math" w:hAnsi="Cambria Math"/>
                  </w:rPr>
                  <m:t xml:space="preserve">∼</m:t>
                </m:r>
              </m:e>
              <m:e>
                <m:r>
                  <m:rPr>
                    <m:lit/>
                    <m:nor/>
                  </m:rPr>
                  <w:rPr>
                    <w:rFonts w:ascii="Cambria Math" w:hAnsi="Cambria Math"/>
                  </w:rPr>
                  <m:t xml:space="preserve">Bernoulli</m:t>
                </m:r>
                <m:d>
                  <m:dPr>
                    <m:begChr m:val="("/>
                    <m:endChr m:val=")"/>
                  </m:dPr>
                  <m:e>
                    <m:sSub>
                      <m:e>
                        <m:r>
                          <m:rPr>
                            <m:lit/>
                            <m:nor/>
                          </m:rPr>
                          <w:rPr>
                            <w:rFonts w:ascii="Cambria Math" w:hAnsi="Cambria Math"/>
                          </w:rPr>
                          <m:t xml:space="preserve">p</m:t>
                        </m:r>
                      </m:e>
                      <m:sub>
                        <m:r>
                          <w:rPr>
                            <w:rFonts w:ascii="Cambria Math" w:hAnsi="Cambria Math"/>
                          </w:rPr>
                          <m:t xml:space="preserve">j</m:t>
                        </m:r>
                      </m:sub>
                    </m:sSub>
                  </m:e>
                </m:d>
              </m:e>
            </m:mr>
            <m:mr>
              <m:e/>
              <m:e/>
            </m:mr>
          </m:m>
          <m:r>
            <m:rPr>
              <m:lit/>
              <m:nor/>
            </m:rPr>
            <w:rPr>
              <w:rFonts w:ascii="Cambria Math" w:hAnsi="Cambria Math"/>
            </w:rPr>
            <m:t xml:space="preserve">Normal</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10</m:t>
              </m:r>
            </m:e>
          </m:d>
          <m:r>
            <w:rPr>
              <w:rFonts w:ascii="Cambria Math" w:hAnsi="Cambria Math"/>
            </w:rPr>
            <m:t xml:space="preserve">.</m:t>
          </m:r>
        </m:oMath>
      </m:oMathPara>
    </w:p>
    <w:p>
      <w:pPr>
        <w:pStyle w:val="FirstParagraph"/>
        <w:rPr/>
      </w:pPr>
      <w:r>
        <w:rPr/>
      </w:r>
      <m:oMath xmlns:m="http://schemas.openxmlformats.org/officeDocument/2006/math">
        <m:sSub>
          <m:e>
            <m:r>
              <m:rPr>
                <m:lit/>
                <m:nor/>
              </m:rPr>
              <w:rPr>
                <w:rFonts w:ascii="Cambria Math" w:hAnsi="Cambria Math"/>
              </w:rPr>
              <m:t xml:space="preserve">y</m:t>
            </m:r>
          </m:e>
          <m:sub>
            <m:r>
              <w:rPr>
                <w:rFonts w:ascii="Cambria Math" w:hAnsi="Cambria Math"/>
              </w:rPr>
              <m:t xml:space="preserve">j</m:t>
            </m:r>
          </m:sub>
        </m:sSub>
        <m:r>
          <w:rPr>
            <w:rFonts w:ascii="Cambria Math" w:hAnsi="Cambria Math"/>
          </w:rPr>
          <m:t xml:space="preserve">∈</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r>
          <w:rPr>
            <w:rFonts w:ascii="Cambria Math" w:hAnsi="Cambria Math"/>
          </w:rPr>
          <m:t xml:space="preserve">}</m:t>
        </m:r>
      </m:oMath>
      <w:r>
        <w:rPr/>
        <w:t xml:space="preserve"> </w:t>
      </w:r>
      <w:r>
        <w:rPr/>
        <w:t xml:space="preserve">is the response variable, indicating whether the </w:t>
      </w:r>
      <w:r>
        <w:rPr/>
      </w:r>
      <m:oMath xmlns:m="http://schemas.openxmlformats.org/officeDocument/2006/math">
        <m:sSup>
          <m:e>
            <m:r>
              <w:rPr>
                <w:rFonts w:ascii="Cambria Math" w:hAnsi="Cambria Math"/>
              </w:rPr>
              <m:t xml:space="preserve">j</m:t>
            </m:r>
          </m:e>
          <m:sup>
            <m:r>
              <w:rPr>
                <w:rFonts w:ascii="Cambria Math" w:hAnsi="Cambria Math"/>
              </w:rPr>
              <m:t xml:space="preserve">t</m:t>
            </m:r>
            <m:r>
              <w:rPr>
                <w:rFonts w:ascii="Cambria Math" w:hAnsi="Cambria Math"/>
              </w:rPr>
              <m:t xml:space="preserve">h</m:t>
            </m:r>
          </m:sup>
        </m:sSup>
      </m:oMath>
      <w:r>
        <w:rPr/>
        <w:t xml:space="preserve"> plot, with </w:t>
      </w:r>
      <w:r>
        <w:rPr/>
      </w:r>
      <m:oMath xmlns:m="http://schemas.openxmlformats.org/officeDocument/2006/math">
        <m:r>
          <w:rPr>
            <w:rFonts w:ascii="Cambria Math" w:hAnsi="Cambria Math"/>
          </w:rPr>
          <m:t xml:space="preserve">j</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139</m:t>
        </m:r>
        <m:r>
          <w:rPr>
            <w:rFonts w:ascii="Cambria Math" w:hAnsi="Cambria Math"/>
          </w:rPr>
          <m:t xml:space="preserve">}</m:t>
        </m:r>
      </m:oMath>
      <w:r>
        <w:rPr/>
        <w:t xml:space="preserve">, was affected by fire or not. </w:t>
      </w:r>
      <w:del w:id="4" w:author="Unknown Author" w:date="2024-10-02T17:17:37Z">
        <w:r>
          <w:rPr/>
          <w:delText>r</w:delText>
        </w:r>
      </w:del>
      <w:ins w:id="5" w:author="Unknown Author" w:date="2024-10-02T17:17:37Z">
        <w:r>
          <w:rPr/>
          <w:t>R</w:t>
        </w:r>
      </w:ins>
      <w:r>
        <w:rPr/>
        <w:t xml:space="preserve">anching and conservation are mutually exclusive binary variables, indicating the management condition for each plot. The Normal distribution is </w:t>
      </w:r>
      <w:del w:id="6" w:author="Unknown Author" w:date="2024-10-02T17:17:52Z">
        <w:r>
          <w:rPr/>
          <w:delText>parameterised</w:delText>
        </w:r>
      </w:del>
      <w:ins w:id="7" w:author="Unknown Author" w:date="2024-10-02T17:17:52Z">
        <w:r>
          <w:rPr/>
          <w:t>parameterized</w:t>
        </w:r>
      </w:ins>
      <w:r>
        <w:rPr/>
        <w:t xml:space="preserve"> by mean and standard deviation.</w:t>
        <w:br/>
        <w:t>In all models we defined weakly informative priors based on simulations.</w:t>
      </w:r>
      <w:bookmarkEnd w:id="1"/>
    </w:p>
    <w:p>
      <w:pPr>
        <w:pStyle w:val="Heading2"/>
        <w:rPr/>
      </w:pPr>
      <w:bookmarkStart w:id="2" w:name="survival"/>
      <w:r>
        <w:rPr/>
        <w:t>Survival</w:t>
      </w:r>
    </w:p>
    <w:p>
      <w:pPr>
        <w:pStyle w:val="FirstParagraph"/>
        <w:rPr/>
      </w:pPr>
      <w:r>
        <w:rPr/>
        <w:t>The survival model was defined as follows</w:t>
      </w:r>
    </w:p>
    <w:p>
      <w:pPr>
        <w:pStyle w:val="TextBody"/>
        <w:jc w:val="center"/>
        <w:rPr/>
      </w:pPr>
      <w:r>
        <w:rPr/>
      </w:r>
      <m:oMathPara xmlns:m="http://schemas.openxmlformats.org/officeDocument/2006/math">
        <m:oMathParaPr>
          <m:jc m:val="center"/>
        </m:oMathParaPr>
        <m:oMath>
          <m:m>
            <m:mr>
              <m:e>
                <m:sSub>
                  <m:e>
                    <m:r>
                      <m:rPr>
                        <m:lit/>
                        <m:nor/>
                      </m:rPr>
                      <w:rPr>
                        <w:rFonts w:ascii="Cambria Math" w:hAnsi="Cambria Math"/>
                      </w:rPr>
                      <m:t xml:space="preserve">y</m:t>
                    </m:r>
                  </m:e>
                  <m:sub>
                    <m:r>
                      <w:rPr>
                        <w:rFonts w:ascii="Cambria Math" w:hAnsi="Cambria Math"/>
                      </w:rPr>
                      <m:t xml:space="preserve">i</m:t>
                    </m:r>
                  </m:sub>
                </m:sSub>
                <m:r>
                  <w:rPr>
                    <w:rFonts w:ascii="Cambria Math" w:hAnsi="Cambria Math"/>
                  </w:rPr>
                  <m:t xml:space="preserve">∼</m:t>
                </m:r>
              </m:e>
              <m:e>
                <m:r>
                  <m:rPr>
                    <m:lit/>
                    <m:nor/>
                  </m:rPr>
                  <w:rPr>
                    <w:rFonts w:ascii="Cambria Math" w:hAnsi="Cambria Math"/>
                  </w:rPr>
                  <m:t xml:space="preserve">Bernoulli</m:t>
                </m:r>
                <m:d>
                  <m:dPr>
                    <m:begChr m:val="("/>
                    <m:endChr m:val=")"/>
                  </m:dPr>
                  <m:e>
                    <m:sSubSup>
                      <m:e>
                        <m:r>
                          <m:rPr>
                            <m:lit/>
                            <m:nor/>
                          </m:rPr>
                          <w:rPr>
                            <w:rFonts w:ascii="Cambria Math" w:hAnsi="Cambria Math"/>
                          </w:rPr>
                          <m:t xml:space="preserve">p</m:t>
                        </m:r>
                      </m:e>
                      <m:sub>
                        <m:r>
                          <w:rPr>
                            <w:rFonts w:ascii="Cambria Math" w:hAnsi="Cambria Math"/>
                          </w:rPr>
                          <m:t xml:space="preserve">i</m:t>
                        </m:r>
                      </m:sub>
                      <m:sup>
                        <m:r>
                          <w:rPr>
                            <w:rFonts w:ascii="Cambria Math" w:hAnsi="Cambria Math"/>
                          </w:rPr>
                          <m:t xml:space="preserve">15</m:t>
                        </m:r>
                      </m:sup>
                    </m:sSubSup>
                  </m:e>
                </m:d>
              </m:e>
            </m:mr>
            <m:mr>
              <m:e/>
              <m:e/>
            </m:mr>
          </m:m>
          <m:r>
            <m:rPr>
              <m:lit/>
              <m:nor/>
            </m:rPr>
            <w:rPr>
              <w:rFonts w:ascii="Cambria Math" w:hAnsi="Cambria Math"/>
            </w:rPr>
            <m:t xml:space="preserve">Normal</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5</m:t>
              </m:r>
            </m:e>
          </m:d>
          <m:sSub>
            <m:e>
              <m:r>
                <w:rPr>
                  <w:rFonts w:ascii="Cambria Math" w:hAnsi="Cambria Math"/>
                </w:rPr>
                <m:t xml:space="preserve">β</m:t>
              </m:r>
            </m:e>
            <m:sub>
              <m:r>
                <w:rPr>
                  <w:rFonts w:ascii="Cambria Math" w:hAnsi="Cambria Math"/>
                </w:rPr>
                <m:t xml:space="preserve">1</m:t>
              </m:r>
              <m:r>
                <w:rPr>
                  <w:rFonts w:ascii="Cambria Math" w:hAnsi="Cambria Math"/>
                </w:rPr>
                <m:t xml:space="preserve">:</m:t>
              </m:r>
              <m:r>
                <w:rPr>
                  <w:rFonts w:ascii="Cambria Math" w:hAnsi="Cambria Math"/>
                </w:rPr>
                <m:t xml:space="preserve">5</m:t>
              </m:r>
            </m:sub>
          </m:sSub>
          <m:r>
            <w:rPr>
              <w:rFonts w:ascii="Cambria Math" w:hAnsi="Cambria Math"/>
            </w:rPr>
            <m:t xml:space="preserve">∼</m:t>
          </m:r>
          <m:r>
            <m:rPr>
              <m:lit/>
              <m:nor/>
            </m:rPr>
            <w:rPr>
              <w:rFonts w:ascii="Cambria Math" w:hAnsi="Cambria Math"/>
            </w:rPr>
            <m:t xml:space="preserve">Normal</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3</m:t>
              </m:r>
            </m:e>
          </m:d>
          <m:sSub>
            <m:e>
              <m:r>
                <w:rPr>
                  <w:rFonts w:ascii="Cambria Math" w:hAnsi="Cambria Math"/>
                </w:rPr>
                <m:t xml:space="preserve">ε</m:t>
              </m:r>
            </m:e>
            <m:sub>
              <m:r>
                <w:rPr>
                  <w:rFonts w:ascii="Cambria Math" w:hAnsi="Cambria Math"/>
                </w:rPr>
                <m:t xml:space="preserve">j</m:t>
              </m:r>
            </m:sub>
          </m:sSub>
          <m:r>
            <w:rPr>
              <w:rFonts w:ascii="Cambria Math" w:hAnsi="Cambria Math"/>
            </w:rPr>
            <m:t xml:space="preserve">∼</m:t>
          </m:r>
          <m:r>
            <m:rPr>
              <m:lit/>
              <m:nor/>
            </m:rPr>
            <w:rPr>
              <w:rFonts w:ascii="Cambria Math" w:hAnsi="Cambria Math"/>
            </w:rPr>
            <m:t xml:space="preserve">Normal</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σ</m:t>
              </m:r>
            </m:e>
          </m:d>
          <m:r>
            <w:rPr>
              <w:rFonts w:ascii="Cambria Math" w:hAnsi="Cambria Math"/>
            </w:rPr>
            <m:t xml:space="preserve">σ</m:t>
          </m:r>
          <m:r>
            <w:rPr>
              <w:rFonts w:ascii="Cambria Math" w:hAnsi="Cambria Math"/>
            </w:rPr>
            <m:t xml:space="preserve">∼</m:t>
          </m:r>
          <m:r>
            <m:rPr>
              <m:lit/>
              <m:nor/>
            </m:rPr>
            <w:rPr>
              <w:rFonts w:ascii="Cambria Math" w:hAnsi="Cambria Math"/>
            </w:rPr>
            <m:t xml:space="preserve">Normal</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3</m:t>
              </m:r>
            </m:e>
          </m:d>
          <m:r>
            <m:rPr>
              <m:lit/>
              <m:nor/>
            </m:rPr>
            <w:rPr>
              <w:rFonts w:ascii="Cambria Math" w:hAnsi="Cambria Math"/>
            </w:rPr>
            <m:t xml:space="preserve">T</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m:t>
              </m:r>
            </m:e>
          </m:d>
          <m:r>
            <w:rPr>
              <w:rFonts w:ascii="Cambria Math" w:hAnsi="Cambria Math"/>
            </w:rPr>
            <m:t xml:space="preserve">.</m:t>
          </m:r>
        </m:oMath>
      </m:oMathPara>
    </w:p>
    <w:p>
      <w:pPr>
        <w:pStyle w:val="FirstParagraph"/>
        <w:rPr/>
      </w:pPr>
      <w:r>
        <w:rPr/>
      </w:r>
      <m:oMath xmlns:m="http://schemas.openxmlformats.org/officeDocument/2006/math">
        <m:sSub>
          <m:e>
            <m:r>
              <m:rPr>
                <m:lit/>
                <m:nor/>
              </m:rP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r>
          <w:rPr>
            <w:rFonts w:ascii="Cambria Math" w:hAnsi="Cambria Math"/>
          </w:rPr>
          <m:t xml:space="preserve">}</m:t>
        </m:r>
      </m:oMath>
      <w:r>
        <w:rPr/>
        <w:t xml:space="preserve"> </w:t>
      </w:r>
      <w:r>
        <w:rPr/>
        <w:t xml:space="preserve">is the response variable, indicating whether </w:t>
      </w:r>
      <w:r>
        <w:rPr/>
      </w:r>
      <m:oMath xmlns:m="http://schemas.openxmlformats.org/officeDocument/2006/math">
        <m:sSup>
          <m:e>
            <m:r>
              <w:rPr>
                <w:rFonts w:ascii="Cambria Math" w:hAnsi="Cambria Math"/>
              </w:rPr>
              <m:t xml:space="preserve">i</m:t>
            </m:r>
          </m:e>
          <m:sup>
            <m:r>
              <w:rPr>
                <w:rFonts w:ascii="Cambria Math" w:hAnsi="Cambria Math"/>
              </w:rPr>
              <m:t xml:space="preserve">t</m:t>
            </m:r>
            <m:r>
              <w:rPr>
                <w:rFonts w:ascii="Cambria Math" w:hAnsi="Cambria Math"/>
              </w:rPr>
              <m:t xml:space="preserve">h</m:t>
            </m:r>
          </m:sup>
        </m:sSup>
      </m:oMath>
      <w:r>
        <w:rPr/>
        <w:t xml:space="preserve"> tree, with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880</m:t>
        </m:r>
        <m:r>
          <w:rPr>
            <w:rFonts w:ascii="Cambria Math" w:hAnsi="Cambria Math"/>
          </w:rPr>
          <m:t xml:space="preserve">}</m:t>
        </m:r>
      </m:oMath>
      <w:r>
        <w:rPr/>
        <w:t xml:space="preserve">, survived or not throughout the study period, with </w:t>
      </w:r>
      <w:r>
        <w:rPr/>
      </w:r>
      <m:oMath xmlns:m="http://schemas.openxmlformats.org/officeDocument/2006/math">
        <m:sSub>
          <m:e>
            <m:r>
              <m:rPr>
                <m:lit/>
                <m:nor/>
              </m:rPr>
              <w:rPr>
                <w:rFonts w:ascii="Cambria Math" w:hAnsi="Cambria Math"/>
              </w:rPr>
              <m:t xml:space="preserve">p</m:t>
            </m:r>
          </m:e>
          <m:sub>
            <m:r>
              <w:rPr>
                <w:rFonts w:ascii="Cambria Math" w:hAnsi="Cambria Math"/>
              </w:rPr>
              <m:t xml:space="preserve">i</m:t>
            </m:r>
          </m:sub>
        </m:sSub>
      </m:oMath>
      <w:r>
        <w:rPr/>
        <w:t xml:space="preserve"> as its corresponding annual survival probability. The probability of surviving 15 years is </w:t>
      </w:r>
      <w:r>
        <w:rPr/>
      </w:r>
      <m:oMath xmlns:m="http://schemas.openxmlformats.org/officeDocument/2006/math">
        <m:sSubSup>
          <m:e>
            <m:r>
              <m:rPr>
                <m:lit/>
                <m:nor/>
              </m:rPr>
              <w:rPr>
                <w:rFonts w:ascii="Cambria Math" w:hAnsi="Cambria Math"/>
              </w:rPr>
              <m:t xml:space="preserve">p</m:t>
            </m:r>
          </m:e>
          <m:sub>
            <m:r>
              <w:rPr>
                <w:rFonts w:ascii="Cambria Math" w:hAnsi="Cambria Math"/>
              </w:rPr>
              <m:t xml:space="preserve">i</m:t>
            </m:r>
          </m:sub>
          <m:sup>
            <m:r>
              <w:rPr>
                <w:rFonts w:ascii="Cambria Math" w:hAnsi="Cambria Math"/>
              </w:rPr>
              <m:t xml:space="preserve">15</m:t>
            </m:r>
          </m:sup>
        </m:sSubSup>
      </m:oMath>
      <w:r>
        <w:rPr/>
        <w:t xml:space="preserve">. Plots are indexed by </w:t>
      </w:r>
      <w:r>
        <w:rPr/>
      </w:r>
      <m:oMath xmlns:m="http://schemas.openxmlformats.org/officeDocument/2006/math">
        <m:r>
          <w:rPr>
            <w:rFonts w:ascii="Cambria Math" w:hAnsi="Cambria Math"/>
          </w:rPr>
          <m:t xml:space="preserve">j</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139</m:t>
        </m:r>
        <m:r>
          <w:rPr>
            <w:rFonts w:ascii="Cambria Math" w:hAnsi="Cambria Math"/>
          </w:rPr>
          <m:t xml:space="preserve">}</m:t>
        </m:r>
      </m:oMath>
      <w:r>
        <w:rPr/>
        <w:t xml:space="preserve">, and </w:t>
      </w:r>
      <w:r>
        <w:rPr/>
      </w:r>
      <m:oMath xmlns:m="http://schemas.openxmlformats.org/officeDocument/2006/math">
        <m:r>
          <w:rPr>
            <w:rFonts w:ascii="Cambria Math" w:hAnsi="Cambria Math"/>
          </w:rPr>
          <m:t xml:space="preserve">j</m:t>
        </m:r>
        <m:d>
          <m:dPr>
            <m:begChr m:val="["/>
            <m:endChr m:val=")"/>
          </m:dPr>
          <m:e>
            <m:r>
              <w:rPr>
                <w:rFonts w:ascii="Cambria Math" w:hAnsi="Cambria Math"/>
              </w:rPr>
              <m:t xml:space="preserve">i</m:t>
            </m:r>
          </m:e>
        </m:d>
      </m:oMath>
      <w:r>
        <w:rPr/>
        <w:t xml:space="preserve"> subsets the plot-level variables corresponding to the </w:t>
      </w:r>
      <w:r>
        <w:rPr/>
      </w:r>
      <m:oMath xmlns:m="http://schemas.openxmlformats.org/officeDocument/2006/math">
        <m:sSup>
          <m:e>
            <m:r>
              <w:rPr>
                <w:rFonts w:ascii="Cambria Math" w:hAnsi="Cambria Math"/>
              </w:rPr>
              <m:t xml:space="preserve">i</m:t>
            </m:r>
          </m:e>
          <m:sup>
            <m:r>
              <w:rPr>
                <w:rFonts w:ascii="Cambria Math" w:hAnsi="Cambria Math"/>
              </w:rPr>
              <m:t xml:space="preserve">t</m:t>
            </m:r>
            <m:r>
              <w:rPr>
                <w:rFonts w:ascii="Cambria Math" w:hAnsi="Cambria Math"/>
              </w:rPr>
              <m:t xml:space="preserve">h</m:t>
            </m:r>
          </m:sup>
        </m:sSup>
      </m:oMath>
      <w:r>
        <w:rPr/>
        <w:t xml:space="preserve"> observation. </w:t>
      </w:r>
      <w:r>
        <w:rPr/>
      </w:r>
      <m:oMath xmlns:m="http://schemas.openxmlformats.org/officeDocument/2006/math">
        <m:sSub>
          <m:e>
            <m:r>
              <w:rPr>
                <w:rFonts w:ascii="Cambria Math" w:hAnsi="Cambria Math"/>
              </w:rPr>
              <m:t xml:space="preserve">β</m:t>
            </m:r>
          </m:e>
          <m:sub>
            <m:r>
              <w:rPr>
                <w:rFonts w:ascii="Cambria Math" w:hAnsi="Cambria Math"/>
              </w:rPr>
              <m:t xml:space="preserve">0</m:t>
            </m:r>
          </m:sub>
        </m:sSub>
      </m:oMath>
      <w:r>
        <w:rPr/>
        <w:t xml:space="preserve"> is the intercept, referring to management = ranching, and fire = unburned; </w:t>
      </w:r>
      <w:r>
        <w:rPr/>
      </w:r>
      <m:oMath xmlns:m="http://schemas.openxmlformats.org/officeDocument/2006/math">
        <m:sSub>
          <m:e>
            <m:r>
              <w:rPr>
                <w:rFonts w:ascii="Cambria Math" w:hAnsi="Cambria Math"/>
              </w:rPr>
              <m:t xml:space="preserve">β</m:t>
            </m:r>
          </m:e>
          <m:sub>
            <m:r>
              <w:rPr>
                <w:rFonts w:ascii="Cambria Math" w:hAnsi="Cambria Math"/>
              </w:rPr>
              <m:t xml:space="preserve">1</m:t>
            </m:r>
          </m:sub>
        </m:sSub>
      </m:oMath>
      <w:r>
        <w:rPr/>
        <w:t xml:space="preserve"> is the difference between the intercept and the level management = livestock conservation, while </w:t>
      </w:r>
      <w:r>
        <w:rPr/>
      </w:r>
      <m:oMath xmlns:m="http://schemas.openxmlformats.org/officeDocument/2006/math">
        <m:sSub>
          <m:e>
            <m:r>
              <w:rPr>
                <w:rFonts w:ascii="Cambria Math" w:hAnsi="Cambria Math"/>
              </w:rPr>
              <m:t xml:space="preserve">β</m:t>
            </m:r>
          </m:e>
          <m:sub>
            <m:r>
              <w:rPr>
                <w:rFonts w:ascii="Cambria Math" w:hAnsi="Cambria Math"/>
              </w:rPr>
              <m:t xml:space="preserve">2</m:t>
            </m:r>
          </m:sub>
        </m:sSub>
      </m:oMath>
      <w:r>
        <w:rPr/>
        <w:t xml:space="preserve"> is the difference with the level fire = burned. </w:t>
      </w:r>
      <w:ins w:id="8" w:author="Unknown Author" w:date="2024-10-02T17:18:47Z">
        <w:r>
          <w:rPr/>
          <w:t>C</w:t>
        </w:r>
      </w:ins>
      <w:del w:id="9" w:author="Unknown Author" w:date="2024-10-02T17:18:48Z">
        <w:r>
          <w:rPr/>
          <w:delText>c</w:delText>
        </w:r>
      </w:del>
      <w:r>
        <w:rPr/>
        <w:t xml:space="preserve">onservation and burned are binary variables indicating whether the </w:t>
      </w:r>
      <w:r>
        <w:rPr/>
      </w:r>
      <m:oMath xmlns:m="http://schemas.openxmlformats.org/officeDocument/2006/math">
        <m:sSup>
          <m:e>
            <m:r>
              <w:rPr>
                <w:rFonts w:ascii="Cambria Math" w:hAnsi="Cambria Math"/>
              </w:rPr>
              <m:t xml:space="preserve">i</m:t>
            </m:r>
          </m:e>
          <m:sup>
            <m:r>
              <w:rPr>
                <w:rFonts w:ascii="Cambria Math" w:hAnsi="Cambria Math"/>
              </w:rPr>
              <m:t xml:space="preserve">t</m:t>
            </m:r>
            <m:r>
              <w:rPr>
                <w:rFonts w:ascii="Cambria Math" w:hAnsi="Cambria Math"/>
              </w:rPr>
              <m:t xml:space="preserve">h</m:t>
            </m:r>
          </m:sup>
        </m:sSup>
      </m:oMath>
      <w:r>
        <w:rPr/>
        <w:t xml:space="preserve"> tree corresponds to plots with livestock conservation and a burned plot, respectively. Continuous predictors were standardized before model fitting. </w:t>
      </w:r>
      <w:r>
        <w:rPr/>
      </w:r>
      <m:oMath xmlns:m="http://schemas.openxmlformats.org/officeDocument/2006/math">
        <m:sSub>
          <m:e>
            <m:r>
              <w:rPr>
                <w:rFonts w:ascii="Cambria Math" w:hAnsi="Cambria Math"/>
              </w:rPr>
              <m:t xml:space="preserve">ε</m:t>
            </m:r>
          </m:e>
          <m:sub>
            <m:r>
              <w:rPr>
                <w:rFonts w:ascii="Cambria Math" w:hAnsi="Cambria Math"/>
              </w:rPr>
              <m:t xml:space="preserve">j</m:t>
            </m:r>
          </m:sub>
        </m:sSub>
      </m:oMath>
      <w:r>
        <w:rPr/>
        <w:t xml:space="preserve"> is the plot-level random effect over the intercept. T(,) indicates the lower and upper bounds for truncated distributions.</w:t>
      </w:r>
    </w:p>
    <w:p>
      <w:pPr>
        <w:pStyle w:val="TextBody"/>
        <w:rPr/>
      </w:pPr>
      <w:r>
        <w:rPr/>
        <w:t xml:space="preserve">We included data from trees for which survival was recorded but tags were not found. As these unidentified trees were more likely to be dead than identified trees, excluding them from the model would have biased the survival probability to higher values. But without the id of a tree we could not compute its survival probability, as it depends on the initial tree height. To solve this, the id of each unidentified tree was treated as an extra parameter to estimate. But an id can only belong to one tree, so it is necessary to treat the ids as sets, where each id cannot be repeated. As example, consider a plot where we recorded two tag-less trees, and after discounting the identified trees we have four ids left, with no assigned tree (the remaining two are lost, we did not find them, and do not know whether they lived or died). The unobserved quantity to estimate would be which of all the possible combinations of these four ids taken in sets of two is the correct </w:t>
      </w:r>
      <w:del w:id="10" w:author="Unknown Author" w:date="2024-10-02T17:20:37Z">
        <w:r>
          <w:rPr/>
          <w:delText>one</w:delText>
        </w:r>
      </w:del>
      <w:ins w:id="11" w:author="Unknown Author" w:date="2024-10-02T17:20:37Z">
        <w:r>
          <w:rPr/>
          <w:t>id</w:t>
        </w:r>
      </w:ins>
      <w:r>
        <w:rPr/>
        <w:t xml:space="preserve">. For example, if available ids are {13, 14, 15, 16}, we should estimate whether our two unidentified trees belong to the id-combinations </w:t>
      </w:r>
      <w:r>
        <w:rPr/>
      </w:r>
      <m:oMath xmlns:m="http://schemas.openxmlformats.org/officeDocument/2006/math">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oMath>
      <w:r>
        <w:rPr/>
        <w:t xml:space="preserve"> {13, 14}, </w:t>
      </w:r>
      <w:r>
        <w:rPr/>
      </w:r>
      <m:oMath xmlns:m="http://schemas.openxmlformats.org/officeDocument/2006/math">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oMath>
      <w:r>
        <w:rPr/>
        <w:t xml:space="preserve"> {13, 15}, </w:t>
      </w:r>
      <w:r>
        <w:rPr/>
      </w:r>
      <m:oMath xmlns:m="http://schemas.openxmlformats.org/officeDocument/2006/math">
        <m:sSub>
          <m:e>
            <m:r>
              <w:rPr>
                <w:rFonts w:ascii="Cambria Math" w:hAnsi="Cambria Math"/>
              </w:rPr>
              <m:t xml:space="preserve">c</m:t>
            </m:r>
          </m:e>
          <m:sub>
            <m:r>
              <w:rPr>
                <w:rFonts w:ascii="Cambria Math" w:hAnsi="Cambria Math"/>
              </w:rPr>
              <m:t xml:space="preserve">3</m:t>
            </m:r>
          </m:sub>
        </m:sSub>
        <m:r>
          <w:rPr>
            <w:rFonts w:ascii="Cambria Math" w:hAnsi="Cambria Math"/>
          </w:rPr>
          <m:t xml:space="preserve">=</m:t>
        </m:r>
      </m:oMath>
      <w:r>
        <w:rPr/>
        <w:t xml:space="preserve"> {13, 16}, and so on. But discrete parameters are usually easier to estimate by integrating them out from the likelihood. So, in each plot (</w:t>
      </w:r>
      <w:r>
        <w:rPr/>
      </w:r>
      <m:oMath xmlns:m="http://schemas.openxmlformats.org/officeDocument/2006/math">
        <m:r>
          <w:rPr>
            <w:rFonts w:ascii="Cambria Math" w:hAnsi="Cambria Math"/>
          </w:rPr>
          <m:t xml:space="preserve">j</m:t>
        </m:r>
      </m:oMath>
      <w:r>
        <w:rPr/>
        <w:t>) with unidentified trees we evaluated the joint likelihood of observing the set of unidentified trees (</w:t>
      </w:r>
      <w:r>
        <w:rPr/>
      </w:r>
      <m:oMath xmlns:m="http://schemas.openxmlformats.org/officeDocument/2006/math">
        <m:sSub>
          <m:e>
            <m:r>
              <w:rPr>
                <w:rFonts w:ascii="Cambria Math" w:hAnsi="Cambria Math"/>
              </w:rPr>
              <m:t xml:space="preserve">L</m:t>
            </m:r>
          </m:e>
          <m:sub>
            <m:r>
              <w:rPr>
                <w:rFonts w:ascii="Cambria Math" w:hAnsi="Cambria Math"/>
              </w:rPr>
              <m:t xml:space="preserve">c</m:t>
            </m:r>
            <m:r>
              <w:rPr>
                <w:rFonts w:ascii="Cambria Math" w:hAnsi="Cambria Math"/>
              </w:rPr>
              <m:t xml:space="preserve">,</m:t>
            </m:r>
            <m:r>
              <w:rPr>
                <w:rFonts w:ascii="Cambria Math" w:hAnsi="Cambria Math"/>
              </w:rPr>
              <m:t xml:space="preserve">j</m:t>
            </m:r>
          </m:sub>
        </m:sSub>
      </m:oMath>
      <w:r>
        <w:rPr/>
        <w:t>) in each combination (</w:t>
      </w:r>
      <w:r>
        <w:rPr/>
      </w:r>
      <m:oMath xmlns:m="http://schemas.openxmlformats.org/officeDocument/2006/math">
        <m:r>
          <w:rPr>
            <w:rFonts w:ascii="Cambria Math" w:hAnsi="Cambria Math"/>
          </w:rPr>
          <m:t xml:space="preserve">c</m:t>
        </m:r>
      </m:oMath>
      <w:r>
        <w:rPr/>
        <w:t>), and then, summed the likelihood across combinations (</w:t>
      </w:r>
      <w:r>
        <w:rPr/>
      </w:r>
      <m:oMath xmlns:m="http://schemas.openxmlformats.org/officeDocument/2006/math">
        <m:r>
          <w:rPr>
            <w:rFonts w:ascii="Cambria Math" w:hAnsi="Cambria Math"/>
          </w:rPr>
          <m:t xml:space="preserve">C</m:t>
        </m:r>
      </m:oMath>
      <w:r>
        <w:rPr/>
        <w:t>):</w:t>
      </w:r>
    </w:p>
    <w:p>
      <w:pPr>
        <w:pStyle w:val="TextBody"/>
        <w:jc w:val="center"/>
        <w:rPr/>
      </w:pPr>
      <w:r>
        <w:rPr/>
      </w:r>
      <m:oMathPara xmlns:m="http://schemas.openxmlformats.org/officeDocument/2006/math">
        <m:oMathParaPr>
          <m:jc m:val="center"/>
        </m:oMathParaPr>
        <m:oMath>
          <m:m>
            <m:mr>
              <m:e>
                <m:sSub>
                  <m:e>
                    <m:r>
                      <w:rPr>
                        <w:rFonts w:ascii="Cambria Math" w:hAnsi="Cambria Math"/>
                      </w:rPr>
                      <m:t xml:space="preserve">L</m:t>
                    </m:r>
                  </m:e>
                  <m:sub>
                    <m:r>
                      <w:rPr>
                        <w:rFonts w:ascii="Cambria Math" w:hAnsi="Cambria Math"/>
                      </w:rPr>
                      <m:t xml:space="preserve">c</m:t>
                    </m:r>
                    <m:r>
                      <w:rPr>
                        <w:rFonts w:ascii="Cambria Math" w:hAnsi="Cambria Math"/>
                      </w:rPr>
                      <m:t xml:space="preserve">,</m:t>
                    </m:r>
                    <m:r>
                      <w:rPr>
                        <w:rFonts w:ascii="Cambria Math" w:hAnsi="Cambria Math"/>
                      </w:rPr>
                      <m:t xml:space="preserve">j</m:t>
                    </m:r>
                  </m:sub>
                </m:sSub>
              </m:e>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a</m:t>
                    </m:r>
                  </m:sub>
                  <m:sup>
                    <m:r>
                      <w:rPr>
                        <w:rFonts w:ascii="Cambria Math" w:hAnsi="Cambria Math"/>
                      </w:rPr>
                      <m:t xml:space="preserve">i</m:t>
                    </m:r>
                    <m:r>
                      <w:rPr>
                        <w:rFonts w:ascii="Cambria Math" w:hAnsi="Cambria Math"/>
                      </w:rPr>
                      <m:t xml:space="preserve">=</m:t>
                    </m:r>
                    <m:r>
                      <w:rPr>
                        <w:rFonts w:ascii="Cambria Math" w:hAnsi="Cambria Math"/>
                      </w:rPr>
                      <m:t xml:space="preserve">b</m:t>
                    </m:r>
                  </m:sup>
                  <m:e>
                    <m:r>
                      <m:rPr>
                        <m:lit/>
                        <m:nor/>
                      </m:rPr>
                      <w:rPr>
                        <w:rFonts w:ascii="Cambria Math" w:hAnsi="Cambria Math"/>
                      </w:rPr>
                      <m:t xml:space="preserve">Bernoulli</m:t>
                    </m:r>
                  </m:e>
                </m:nary>
                <m:d>
                  <m:dPr>
                    <m:begChr m:val="("/>
                    <m:endChr m:val=")"/>
                  </m:dPr>
                  <m:e>
                    <m:sSub>
                      <m:e>
                        <m:r>
                          <m:rPr>
                            <m:lit/>
                            <m:nor/>
                          </m:rPr>
                          <w:rPr>
                            <w:rFonts w:ascii="Cambria Math" w:hAnsi="Cambria Math"/>
                          </w:rPr>
                          <m:t xml:space="preserve">y</m:t>
                        </m:r>
                      </m:e>
                      <m:sub>
                        <m:r>
                          <w:rPr>
                            <w:rFonts w:ascii="Cambria Math" w:hAnsi="Cambria Math"/>
                          </w:rPr>
                          <m:t xml:space="preserve">i</m:t>
                        </m:r>
                      </m:sub>
                    </m:sSub>
                    <m:r>
                      <w:rPr>
                        <w:rFonts w:ascii="Cambria Math" w:hAnsi="Cambria Math"/>
                      </w:rPr>
                      <m:t xml:space="preserve">∨</m:t>
                    </m:r>
                    <m:sSubSup>
                      <m:e>
                        <m:r>
                          <m:rPr>
                            <m:lit/>
                            <m:nor/>
                          </m:rPr>
                          <w:rPr>
                            <w:rFonts w:ascii="Cambria Math" w:hAnsi="Cambria Math"/>
                          </w:rPr>
                          <m:t xml:space="preserve">p</m:t>
                        </m:r>
                      </m:e>
                      <m:sub>
                        <m:r>
                          <w:rPr>
                            <w:rFonts w:ascii="Cambria Math" w:hAnsi="Cambria Math"/>
                          </w:rPr>
                          <m:t xml:space="preserve">i</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j</m:t>
                        </m:r>
                      </m:sub>
                      <m:sup>
                        <m:r>
                          <w:rPr>
                            <w:rFonts w:ascii="Cambria Math" w:hAnsi="Cambria Math"/>
                          </w:rPr>
                          <m:t xml:space="preserve">15</m:t>
                        </m:r>
                      </m:sup>
                    </m:sSubSup>
                  </m:e>
                </m:d>
              </m:e>
            </m:mr>
            <m:mr>
              <m:e>
                <m:sSub>
                  <m:e>
                    <m:r>
                      <w:rPr>
                        <w:rFonts w:ascii="Cambria Math" w:hAnsi="Cambria Math"/>
                      </w:rPr>
                      <m:t xml:space="preserve">L</m:t>
                    </m:r>
                  </m:e>
                  <m:sub>
                    <m:r>
                      <w:rPr>
                        <w:rFonts w:ascii="Cambria Math" w:hAnsi="Cambria Math"/>
                      </w:rPr>
                      <m:t xml:space="preserve">j</m:t>
                    </m:r>
                  </m:sub>
                </m:sSub>
              </m:e>
              <m:e>
                <m:nary>
                  <m:naryPr>
                    <m:chr m:val="∑"/>
                  </m:naryPr>
                  <m:sub>
                    <m:r>
                      <w:rPr>
                        <w:rFonts w:ascii="Cambria Math" w:hAnsi="Cambria Math"/>
                      </w:rPr>
                      <m:t xml:space="preserve">c</m:t>
                    </m:r>
                    <m:r>
                      <w:rPr>
                        <w:rFonts w:ascii="Cambria Math" w:hAnsi="Cambria Math"/>
                      </w:rPr>
                      <m:t xml:space="preserve">=</m:t>
                    </m:r>
                    <m:r>
                      <w:rPr>
                        <w:rFonts w:ascii="Cambria Math" w:hAnsi="Cambria Math"/>
                      </w:rPr>
                      <m:t xml:space="preserve">1</m:t>
                    </m:r>
                  </m:sub>
                  <m:sup>
                    <m:r>
                      <w:rPr>
                        <w:rFonts w:ascii="Cambria Math" w:hAnsi="Cambria Math"/>
                      </w:rPr>
                      <m:t xml:space="preserve">C</m:t>
                    </m:r>
                  </m:sup>
                  <m:e>
                    <m:sSub>
                      <m:e>
                        <m:r>
                          <w:rPr>
                            <w:rFonts w:ascii="Cambria Math" w:hAnsi="Cambria Math"/>
                          </w:rPr>
                          <m:t xml:space="preserve">L</m:t>
                        </m:r>
                      </m:e>
                      <m:sub>
                        <m:r>
                          <w:rPr>
                            <w:rFonts w:ascii="Cambria Math" w:hAnsi="Cambria Math"/>
                          </w:rPr>
                          <m:t xml:space="preserve">c</m:t>
                        </m:r>
                        <m:r>
                          <w:rPr>
                            <w:rFonts w:ascii="Cambria Math" w:hAnsi="Cambria Math"/>
                          </w:rPr>
                          <m:t xml:space="preserve">,</m:t>
                        </m:r>
                        <m:r>
                          <w:rPr>
                            <w:rFonts w:ascii="Cambria Math" w:hAnsi="Cambria Math"/>
                          </w:rPr>
                          <m:t xml:space="preserve">j</m:t>
                        </m:r>
                      </m:sub>
                    </m:sSub>
                  </m:e>
                </m:nary>
                <m:r>
                  <w:rPr>
                    <w:rFonts w:ascii="Cambria Math" w:hAnsi="Cambria Math"/>
                  </w:rPr>
                  <m:t xml:space="preserve">.</m:t>
                </m:r>
              </m:e>
            </m:mr>
          </m:m>
        </m:oMath>
      </m:oMathPara>
    </w:p>
    <w:p>
      <w:pPr>
        <w:pStyle w:val="FirstParagraph"/>
        <w:rPr/>
      </w:pPr>
      <w:r>
        <w:rPr/>
        <w:t xml:space="preserve">Where </w:t>
      </w:r>
      <w:r>
        <w:rPr/>
      </w:r>
      <m:oMath xmlns:m="http://schemas.openxmlformats.org/officeDocument/2006/math">
        <m:r>
          <w:rPr>
            <w:rFonts w:ascii="Cambria Math" w:hAnsi="Cambria Math"/>
          </w:rPr>
          <m:t xml:space="preserve">a</m:t>
        </m:r>
      </m:oMath>
      <w:r>
        <w:rPr/>
        <w:t xml:space="preserve"> and </w:t>
      </w:r>
      <w:r>
        <w:rPr/>
      </w:r>
      <m:oMath xmlns:m="http://schemas.openxmlformats.org/officeDocument/2006/math">
        <m:r>
          <w:rPr>
            <w:rFonts w:ascii="Cambria Math" w:hAnsi="Cambria Math"/>
          </w:rPr>
          <m:t xml:space="preserve">b</m:t>
        </m:r>
      </m:oMath>
      <w:r>
        <w:rPr/>
        <w:t xml:space="preserve"> denote the first and last recorded but unidentified trees, belonging to the plot </w:t>
      </w:r>
      <w:r>
        <w:rPr/>
      </w:r>
      <m:oMath xmlns:m="http://schemas.openxmlformats.org/officeDocument/2006/math">
        <m:r>
          <w:rPr>
            <w:rFonts w:ascii="Cambria Math" w:hAnsi="Cambria Math"/>
          </w:rPr>
          <m:t xml:space="preserve">j</m:t>
        </m:r>
      </m:oMath>
      <w:r>
        <w:rPr/>
        <w:t xml:space="preserve">. </w:t>
      </w:r>
      <w:r>
        <w:rPr/>
      </w:r>
      <m:oMath xmlns:m="http://schemas.openxmlformats.org/officeDocument/2006/math">
        <m:sSub>
          <m:e>
            <m:r>
              <m:rPr>
                <m:lit/>
                <m:nor/>
              </m:rPr>
              <w:rPr>
                <w:rFonts w:ascii="Cambria Math" w:hAnsi="Cambria Math"/>
              </w:rPr>
              <m:t xml:space="preserve">p</m:t>
            </m:r>
          </m:e>
          <m:sub>
            <m:r>
              <w:rPr>
                <w:rFonts w:ascii="Cambria Math" w:hAnsi="Cambria Math"/>
              </w:rPr>
              <m:t xml:space="preserve">i</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j</m:t>
            </m:r>
          </m:sub>
        </m:sSub>
      </m:oMath>
      <w:r>
        <w:rPr/>
        <w:t xml:space="preserve"> is the annual survival probability for the </w:t>
      </w:r>
      <w:r>
        <w:rPr/>
      </w:r>
      <m:oMath xmlns:m="http://schemas.openxmlformats.org/officeDocument/2006/math">
        <m:sSup>
          <m:e>
            <m:r>
              <w:rPr>
                <w:rFonts w:ascii="Cambria Math" w:hAnsi="Cambria Math"/>
              </w:rPr>
              <m:t xml:space="preserve">i</m:t>
            </m:r>
          </m:e>
          <m:sup>
            <m:r>
              <w:rPr>
                <w:rFonts w:ascii="Cambria Math" w:hAnsi="Cambria Math"/>
              </w:rPr>
              <m:t xml:space="preserve">t</m:t>
            </m:r>
            <m:r>
              <w:rPr>
                <w:rFonts w:ascii="Cambria Math" w:hAnsi="Cambria Math"/>
              </w:rPr>
              <m:t xml:space="preserve">h</m:t>
            </m:r>
          </m:sup>
        </m:sSup>
      </m:oMath>
      <w:r>
        <w:rPr/>
        <w:t xml:space="preserve"> tree computed from the initial height defined by the id-combination set </w:t>
      </w:r>
      <w:r>
        <w:rPr/>
      </w:r>
      <m:oMath xmlns:m="http://schemas.openxmlformats.org/officeDocument/2006/math">
        <m:r>
          <w:rPr>
            <w:rFonts w:ascii="Cambria Math" w:hAnsi="Cambria Math"/>
          </w:rPr>
          <m:t xml:space="preserve">c</m:t>
        </m:r>
      </m:oMath>
      <w:r>
        <w:rPr/>
        <w:t>. Bernoulli(y | p) stands for the Bernuolli probability mass function.</w:t>
      </w:r>
    </w:p>
    <w:p>
      <w:pPr>
        <w:pStyle w:val="TextBody"/>
        <w:rPr/>
      </w:pPr>
      <w:r>
        <w:rPr/>
        <w:t>We assessed model fit by computing randomized cumulative probability residuals (Dunn and Smyth 1996) using the DHARMa R package (Hartig 2022; Fig. S1 and S2).</w:t>
        <w:br/>
        <w:t xml:space="preserve"> </w:t>
      </w:r>
      <w:r>
        <w:rPr/>
        <w:drawing>
          <wp:inline distT="0" distB="0" distL="0" distR="0">
            <wp:extent cx="5334000" cy="753173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5334000" cy="7531735"/>
                    </a:xfrm>
                    <a:prstGeom prst="rect">
                      <a:avLst/>
                    </a:prstGeom>
                  </pic:spPr>
                </pic:pic>
              </a:graphicData>
            </a:graphic>
          </wp:inline>
        </w:drawing>
      </w:r>
      <w:r>
        <w:rPr/>
        <w:t xml:space="preserve"> </w:t>
      </w:r>
      <w:r>
        <w:rPr>
          <w:b/>
          <w:bCs/>
        </w:rPr>
        <w:t>Figure S1.</w:t>
      </w:r>
      <w:r>
        <w:rPr/>
        <w:t xml:space="preserve"> Residuals from the survival model, as a function of explanatory variables. The curves show the prediction from a Beta Generalized Additive Model (GAM) fitted to points. Under good model fit, these residuals show a Uniform distribution in [0, 1], with no patterns as a function of predictors.</w:t>
      </w:r>
    </w:p>
    <w:p>
      <w:pPr>
        <w:pStyle w:val="Normal"/>
        <w:rPr/>
      </w:pPr>
      <w:r>
        <w:rPr/>
      </w:r>
      <w:r>
        <w:br w:type="page"/>
      </w:r>
    </w:p>
    <w:p>
      <w:pPr>
        <w:pStyle w:val="TextBody"/>
        <w:rPr/>
      </w:pPr>
      <w:r>
        <w:rPr/>
        <w:drawing>
          <wp:inline distT="0" distB="0" distL="0" distR="0">
            <wp:extent cx="3972560" cy="361188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972560" cy="3611880"/>
                    </a:xfrm>
                    <a:prstGeom prst="rect">
                      <a:avLst/>
                    </a:prstGeom>
                  </pic:spPr>
                </pic:pic>
              </a:graphicData>
            </a:graphic>
          </wp:inline>
        </w:drawing>
      </w:r>
    </w:p>
    <w:p>
      <w:pPr>
        <w:pStyle w:val="TextBody"/>
        <w:rPr/>
      </w:pPr>
      <w:r>
        <w:rPr>
          <w:b/>
          <w:bCs/>
        </w:rPr>
        <w:t>Figure S2.</w:t>
      </w:r>
      <w:r>
        <w:rPr/>
        <w:t xml:space="preserve"> Pairwise absolute difference between plot-level random effects from the survival model (based on posterior means) as a function of the pairwise distance between plots. Data points were averaged in groups of 100 pairs to improve visibility. The line and ribbon show a GAM fitted to points, using nine cubic spline basis functions besides the intercept (maximum likelihood estimate and 95 % confidence interval). An increasing trend at short distance and a plateau afterwards would suggest spatial correlation.</w:t>
      </w:r>
      <w:bookmarkEnd w:id="2"/>
    </w:p>
    <w:p>
      <w:pPr>
        <w:pStyle w:val="Heading2"/>
        <w:rPr/>
      </w:pPr>
      <w:bookmarkStart w:id="3" w:name="growth"/>
      <w:r>
        <w:rPr/>
        <w:t>Growth</w:t>
      </w:r>
    </w:p>
    <w:p>
      <w:pPr>
        <w:pStyle w:val="FirstParagraph"/>
        <w:rPr/>
      </w:pPr>
      <w:r>
        <w:rPr/>
        <w:t>The annual growth model was defined as follows:</w:t>
      </w:r>
    </w:p>
    <w:p>
      <w:pPr>
        <w:pStyle w:val="TextBody"/>
        <w:jc w:val="center"/>
        <w:rPr/>
      </w:pPr>
      <w:r>
        <w:rPr/>
      </w:r>
      <m:oMathPara xmlns:m="http://schemas.openxmlformats.org/officeDocument/2006/math">
        <m:oMathParaPr>
          <m:jc m:val="center"/>
        </m:oMathParaPr>
        <m:oMath>
          <m:m>
            <m:mr>
              <m:e>
                <m:sSub>
                  <m:e>
                    <m:r>
                      <m:rPr>
                        <m:lit/>
                        <m:nor/>
                      </m:rPr>
                      <w:rPr>
                        <w:rFonts w:ascii="Cambria Math" w:hAnsi="Cambria Math"/>
                      </w:rPr>
                      <m:t xml:space="preserve">y</m:t>
                    </m:r>
                  </m:e>
                  <m:sub>
                    <m:r>
                      <w:rPr>
                        <w:rFonts w:ascii="Cambria Math" w:hAnsi="Cambria Math"/>
                      </w:rPr>
                      <m:t xml:space="preserve">i</m:t>
                    </m:r>
                  </m:sub>
                </m:sSub>
                <m:r>
                  <w:rPr>
                    <w:rFonts w:ascii="Cambria Math" w:hAnsi="Cambria Math"/>
                  </w:rPr>
                  <m:t xml:space="preserve">∼</m:t>
                </m:r>
              </m:e>
              <m:e>
                <m:r>
                  <m:rPr>
                    <m:lit/>
                    <m:nor/>
                  </m:rPr>
                  <w:rPr>
                    <w:rFonts w:ascii="Cambria Math" w:hAnsi="Cambria Math"/>
                  </w:rPr>
                  <m:t xml:space="preserve">Student-t</m:t>
                </m:r>
                <m:d>
                  <m:dPr>
                    <m:begChr m:val="("/>
                    <m:endChr m:val=")"/>
                  </m:dPr>
                  <m:e>
                    <m:sSub>
                      <m:e>
                        <m:r>
                          <w:rPr>
                            <w:rFonts w:ascii="Cambria Math" w:hAnsi="Cambria Math"/>
                          </w:rPr>
                          <m:t xml:space="preserve">μ</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τ</m:t>
                        </m:r>
                      </m:e>
                      <m:sub>
                        <m:r>
                          <w:rPr>
                            <w:rFonts w:ascii="Cambria Math" w:hAnsi="Cambria Math"/>
                          </w:rPr>
                          <m:t xml:space="preserve">i</m:t>
                        </m:r>
                      </m:sub>
                    </m:sSub>
                    <m:r>
                      <w:rPr>
                        <w:rFonts w:ascii="Cambria Math" w:hAnsi="Cambria Math"/>
                      </w:rPr>
                      <m:t xml:space="preserve">,</m:t>
                    </m:r>
                    <m:r>
                      <w:rPr>
                        <w:rFonts w:ascii="Cambria Math" w:hAnsi="Cambria Math"/>
                      </w:rPr>
                      <m:t xml:space="preserve">ν</m:t>
                    </m:r>
                  </m:e>
                </m:d>
              </m:e>
            </m:mr>
            <m:mr>
              <m:e/>
              <m:e>
                <m:r>
                  <m:rPr>
                    <m:lit/>
                    <m:nor/>
                  </m:rPr>
                  <w:rPr>
                    <w:rFonts w:ascii="Cambria Math" w:hAnsi="Cambria Math"/>
                  </w:rPr>
                  <m:t xml:space="preserve">log</m:t>
                </m:r>
                <m:d>
                  <m:dPr>
                    <m:begChr m:val="("/>
                    <m:endChr m:val=")"/>
                  </m:dPr>
                  <m:e>
                    <m:sSub>
                      <m:e>
                        <m:r>
                          <w:rPr>
                            <w:rFonts w:ascii="Cambria Math" w:hAnsi="Cambria Math"/>
                          </w:rPr>
                          <m:t xml:space="preserve">τ</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γ</m:t>
                    </m:r>
                  </m:e>
                  <m:sub>
                    <m:r>
                      <w:rPr>
                        <w:rFonts w:ascii="Cambria Math" w:hAnsi="Cambria Math"/>
                      </w:rPr>
                      <m:t xml:space="preserve">1</m:t>
                    </m:r>
                  </m:sub>
                </m:sSub>
                <m:sSub>
                  <m:e>
                    <m:r>
                      <m:rPr>
                        <m:lit/>
                        <m:nor/>
                      </m:rPr>
                      <w:rPr>
                        <w:rFonts w:ascii="Cambria Math" w:hAnsi="Cambria Math"/>
                      </w:rPr>
                      <m:t xml:space="preserve">ranching</m:t>
                    </m:r>
                  </m:e>
                  <m:sub>
                    <m:r>
                      <w:rPr>
                        <w:rFonts w:ascii="Cambria Math" w:hAnsi="Cambria Math"/>
                      </w:rPr>
                      <m:t xml:space="preserve">j</m:t>
                    </m:r>
                    <m:d>
                      <m:dPr>
                        <m:begChr m:val="["/>
                        <m:endChr m:val=")"/>
                      </m:dPr>
                      <m:e>
                        <m:r>
                          <w:rPr>
                            <w:rFonts w:ascii="Cambria Math" w:hAnsi="Cambria Math"/>
                          </w:rPr>
                          <m:t xml:space="preserve">i</m:t>
                        </m:r>
                      </m:e>
                    </m:d>
                  </m:sub>
                </m:sSub>
                <m:sSub>
                  <m:e>
                    <m:r>
                      <m:rPr>
                        <m:lit/>
                        <m:nor/>
                      </m:rPr>
                      <w:rPr>
                        <w:rFonts w:ascii="Cambria Math" w:hAnsi="Cambria Math"/>
                      </w:rPr>
                      <m:t xml:space="preserve">unburned</m:t>
                    </m:r>
                  </m:e>
                  <m:sub>
                    <m:r>
                      <w:rPr>
                        <w:rFonts w:ascii="Cambria Math" w:hAnsi="Cambria Math"/>
                      </w:rPr>
                      <m:t xml:space="preserve">j</m:t>
                    </m:r>
                    <m:d>
                      <m:dPr>
                        <m:begChr m:val="["/>
                        <m:endChr m:val=")"/>
                      </m:dPr>
                      <m:e>
                        <m:r>
                          <w:rPr>
                            <w:rFonts w:ascii="Cambria Math" w:hAnsi="Cambria Math"/>
                          </w:rPr>
                          <m:t xml:space="preserve">i</m:t>
                        </m:r>
                      </m:e>
                    </m:d>
                  </m:sub>
                </m:sSub>
                <m:r>
                  <w:rPr>
                    <w:rFonts w:ascii="Cambria Math" w:hAnsi="Cambria Math"/>
                  </w:rPr>
                  <m:t xml:space="preserve">+</m:t>
                </m:r>
                <m:sSub>
                  <m:e>
                    <m:r>
                      <w:rPr>
                        <w:rFonts w:ascii="Cambria Math" w:hAnsi="Cambria Math"/>
                      </w:rPr>
                      <m:t xml:space="preserve">γ</m:t>
                    </m:r>
                  </m:e>
                  <m:sub>
                    <m:r>
                      <w:rPr>
                        <w:rFonts w:ascii="Cambria Math" w:hAnsi="Cambria Math"/>
                      </w:rPr>
                      <m:t xml:space="preserve">2</m:t>
                    </m:r>
                  </m:sub>
                </m:sSub>
                <m:sSub>
                  <m:e>
                    <m:r>
                      <m:rPr>
                        <m:lit/>
                        <m:nor/>
                      </m:rPr>
                      <w:rPr>
                        <w:rFonts w:ascii="Cambria Math" w:hAnsi="Cambria Math"/>
                      </w:rPr>
                      <m:t xml:space="preserve">ranching</m:t>
                    </m:r>
                  </m:e>
                  <m:sub>
                    <m:r>
                      <w:rPr>
                        <w:rFonts w:ascii="Cambria Math" w:hAnsi="Cambria Math"/>
                      </w:rPr>
                      <m:t xml:space="preserve">j</m:t>
                    </m:r>
                    <m:d>
                      <m:dPr>
                        <m:begChr m:val="["/>
                        <m:endChr m:val=")"/>
                      </m:dPr>
                      <m:e>
                        <m:r>
                          <w:rPr>
                            <w:rFonts w:ascii="Cambria Math" w:hAnsi="Cambria Math"/>
                          </w:rPr>
                          <m:t xml:space="preserve">i</m:t>
                        </m:r>
                      </m:e>
                    </m:d>
                  </m:sub>
                </m:sSub>
                <m:sSub>
                  <m:e>
                    <m:r>
                      <m:rPr>
                        <m:lit/>
                        <m:nor/>
                      </m:rPr>
                      <w:rPr>
                        <w:rFonts w:ascii="Cambria Math" w:hAnsi="Cambria Math"/>
                      </w:rPr>
                      <m:t xml:space="preserve">burned</m:t>
                    </m:r>
                  </m:e>
                  <m:sub>
                    <m:r>
                      <w:rPr>
                        <w:rFonts w:ascii="Cambria Math" w:hAnsi="Cambria Math"/>
                      </w:rPr>
                      <m:t xml:space="preserve">j</m:t>
                    </m:r>
                    <m:d>
                      <m:dPr>
                        <m:begChr m:val="["/>
                        <m:endChr m:val=")"/>
                      </m:dPr>
                      <m:e>
                        <m:r>
                          <w:rPr>
                            <w:rFonts w:ascii="Cambria Math" w:hAnsi="Cambria Math"/>
                          </w:rPr>
                          <m:t xml:space="preserve">i</m:t>
                        </m:r>
                      </m:e>
                    </m:d>
                  </m:sub>
                </m:sSub>
                <m:r>
                  <w:rPr>
                    <w:rFonts w:ascii="Cambria Math" w:hAnsi="Cambria Math"/>
                  </w:rPr>
                  <m:t xml:space="preserve">+</m:t>
                </m:r>
                <m:sSub>
                  <m:e>
                    <m:r>
                      <w:rPr>
                        <w:rFonts w:ascii="Cambria Math" w:hAnsi="Cambria Math"/>
                      </w:rPr>
                      <m:t xml:space="preserve">γ</m:t>
                    </m:r>
                  </m:e>
                  <m:sub>
                    <m:r>
                      <w:rPr>
                        <w:rFonts w:ascii="Cambria Math" w:hAnsi="Cambria Math"/>
                      </w:rPr>
                      <m:t xml:space="preserve">3</m:t>
                    </m:r>
                  </m:sub>
                </m:sSub>
                <m:sSub>
                  <m:e>
                    <m:r>
                      <m:rPr>
                        <m:lit/>
                        <m:nor/>
                      </m:rPr>
                      <w:rPr>
                        <w:rFonts w:ascii="Cambria Math" w:hAnsi="Cambria Math"/>
                      </w:rPr>
                      <m:t xml:space="preserve">conservation</m:t>
                    </m:r>
                  </m:e>
                  <m:sub>
                    <m:r>
                      <w:rPr>
                        <w:rFonts w:ascii="Cambria Math" w:hAnsi="Cambria Math"/>
                      </w:rPr>
                      <m:t xml:space="preserve">j</m:t>
                    </m:r>
                    <m:d>
                      <m:dPr>
                        <m:begChr m:val="["/>
                        <m:endChr m:val=")"/>
                      </m:dPr>
                      <m:e>
                        <m:r>
                          <w:rPr>
                            <w:rFonts w:ascii="Cambria Math" w:hAnsi="Cambria Math"/>
                          </w:rPr>
                          <m:t xml:space="preserve">i</m:t>
                        </m:r>
                      </m:e>
                    </m:d>
                  </m:sub>
                </m:sSub>
                <m:sSub>
                  <m:e>
                    <m:r>
                      <m:rPr>
                        <m:lit/>
                        <m:nor/>
                      </m:rPr>
                      <w:rPr>
                        <w:rFonts w:ascii="Cambria Math" w:hAnsi="Cambria Math"/>
                      </w:rPr>
                      <m:t xml:space="preserve">unburned</m:t>
                    </m:r>
                  </m:e>
                  <m:sub>
                    <m:r>
                      <w:rPr>
                        <w:rFonts w:ascii="Cambria Math" w:hAnsi="Cambria Math"/>
                      </w:rPr>
                      <m:t xml:space="preserve">j</m:t>
                    </m:r>
                    <m:d>
                      <m:dPr>
                        <m:begChr m:val="["/>
                        <m:endChr m:val=")"/>
                      </m:dPr>
                      <m:e>
                        <m:r>
                          <w:rPr>
                            <w:rFonts w:ascii="Cambria Math" w:hAnsi="Cambria Math"/>
                          </w:rPr>
                          <m:t xml:space="preserve">i</m:t>
                        </m:r>
                      </m:e>
                    </m:d>
                  </m:sub>
                </m:sSub>
                <m:r>
                  <w:rPr>
                    <w:rFonts w:ascii="Cambria Math" w:hAnsi="Cambria Math"/>
                  </w:rPr>
                  <m:t xml:space="preserve">+</m:t>
                </m:r>
                <m:sSub>
                  <m:e>
                    <m:r>
                      <w:rPr>
                        <w:rFonts w:ascii="Cambria Math" w:hAnsi="Cambria Math"/>
                      </w:rPr>
                      <m:t xml:space="preserve">γ</m:t>
                    </m:r>
                  </m:e>
                  <m:sub>
                    <m:r>
                      <w:rPr>
                        <w:rFonts w:ascii="Cambria Math" w:hAnsi="Cambria Math"/>
                      </w:rPr>
                      <m:t xml:space="preserve">4</m:t>
                    </m:r>
                  </m:sub>
                </m:sSub>
                <m:sSub>
                  <m:e>
                    <m:r>
                      <m:rPr>
                        <m:lit/>
                        <m:nor/>
                      </m:rPr>
                      <w:rPr>
                        <w:rFonts w:ascii="Cambria Math" w:hAnsi="Cambria Math"/>
                      </w:rPr>
                      <m:t xml:space="preserve">conservation</m:t>
                    </m:r>
                  </m:e>
                  <m:sub>
                    <m:r>
                      <w:rPr>
                        <w:rFonts w:ascii="Cambria Math" w:hAnsi="Cambria Math"/>
                      </w:rPr>
                      <m:t xml:space="preserve">j</m:t>
                    </m:r>
                    <m:d>
                      <m:dPr>
                        <m:begChr m:val="["/>
                        <m:endChr m:val=")"/>
                      </m:dPr>
                      <m:e>
                        <m:r>
                          <w:rPr>
                            <w:rFonts w:ascii="Cambria Math" w:hAnsi="Cambria Math"/>
                          </w:rPr>
                          <m:t xml:space="preserve">i</m:t>
                        </m:r>
                      </m:e>
                    </m:d>
                  </m:sub>
                </m:sSub>
                <m:sSub>
                  <m:e>
                    <m:r>
                      <m:rPr>
                        <m:lit/>
                        <m:nor/>
                      </m:rPr>
                      <w:rPr>
                        <w:rFonts w:ascii="Cambria Math" w:hAnsi="Cambria Math"/>
                      </w:rPr>
                      <m:t xml:space="preserve">burned</m:t>
                    </m:r>
                  </m:e>
                  <m:sub>
                    <m:r>
                      <w:rPr>
                        <w:rFonts w:ascii="Cambria Math" w:hAnsi="Cambria Math"/>
                      </w:rPr>
                      <m:t xml:space="preserve">j</m:t>
                    </m:r>
                    <m:d>
                      <m:dPr>
                        <m:begChr m:val="["/>
                        <m:endChr m:val=")"/>
                      </m:dPr>
                      <m:e>
                        <m:r>
                          <w:rPr>
                            <w:rFonts w:ascii="Cambria Math" w:hAnsi="Cambria Math"/>
                          </w:rPr>
                          <m:t xml:space="preserve">i</m:t>
                        </m:r>
                      </m:e>
                    </m:d>
                  </m:sub>
                </m:sSub>
                <m:r>
                  <w:rPr>
                    <w:rFonts w:ascii="Cambria Math" w:hAnsi="Cambria Math"/>
                  </w:rPr>
                  <m:t xml:space="preserve">+</m:t>
                </m:r>
                <m:sSub>
                  <m:e>
                    <m:r>
                      <w:rPr>
                        <w:rFonts w:ascii="Cambria Math" w:hAnsi="Cambria Math"/>
                      </w:rPr>
                      <m:t xml:space="preserve">γ</m:t>
                    </m:r>
                  </m:e>
                  <m:sub>
                    <m:r>
                      <w:rPr>
                        <w:rFonts w:ascii="Cambria Math" w:hAnsi="Cambria Math"/>
                      </w:rPr>
                      <m:t xml:space="preserve">5</m:t>
                    </m:r>
                  </m:sub>
                </m:sSub>
                <m:sSub>
                  <m:e>
                    <m:r>
                      <m:rPr>
                        <m:lit/>
                        <m:nor/>
                      </m:rPr>
                      <w:rPr>
                        <w:rFonts w:ascii="Cambria Math" w:hAnsi="Cambria Math"/>
                      </w:rPr>
                      <m:t xml:space="preserve">height</m:t>
                    </m:r>
                  </m:e>
                  <m:sub>
                    <m:r>
                      <w:rPr>
                        <w:rFonts w:ascii="Cambria Math" w:hAnsi="Cambria Math"/>
                      </w:rPr>
                      <m:t xml:space="preserve">i</m:t>
                    </m:r>
                  </m:sub>
                </m:sSub>
              </m:e>
            </m:mr>
            <m:mr>
              <m:e>
                <m:sSub>
                  <m:e>
                    <m:r>
                      <w:rPr>
                        <w:rFonts w:ascii="Cambria Math" w:hAnsi="Cambria Math"/>
                      </w:rPr>
                      <m:t xml:space="preserve">β</m:t>
                    </m:r>
                  </m:e>
                  <m:sub>
                    <m:r>
                      <w:rPr>
                        <w:rFonts w:ascii="Cambria Math" w:hAnsi="Cambria Math"/>
                      </w:rPr>
                      <m:t xml:space="preserve">0</m:t>
                    </m:r>
                    <m:r>
                      <w:rPr>
                        <w:rFonts w:ascii="Cambria Math" w:hAnsi="Cambria Math"/>
                      </w:rPr>
                      <m:t xml:space="preserve">:</m:t>
                    </m:r>
                    <m:r>
                      <w:rPr>
                        <w:rFonts w:ascii="Cambria Math" w:hAnsi="Cambria Math"/>
                      </w:rPr>
                      <m:t xml:space="preserve">7</m:t>
                    </m:r>
                  </m:sub>
                </m:sSub>
                <m:r>
                  <w:rPr>
                    <w:rFonts w:ascii="Cambria Math" w:hAnsi="Cambria Math"/>
                  </w:rPr>
                  <m:t xml:space="preserve">∼</m:t>
                </m:r>
              </m:e>
              <m:e>
                <m:r>
                  <m:rPr>
                    <m:lit/>
                    <m:nor/>
                  </m:rPr>
                  <w:rPr>
                    <w:rFonts w:ascii="Cambria Math" w:hAnsi="Cambria Math"/>
                  </w:rPr>
                  <m:t xml:space="preserve">Normal</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100</m:t>
                    </m:r>
                  </m:e>
                </m:d>
              </m:e>
            </m:mr>
            <m:mr>
              <m:e>
                <m:sSub>
                  <m:e>
                    <m:r>
                      <w:rPr>
                        <w:rFonts w:ascii="Cambria Math" w:hAnsi="Cambria Math"/>
                      </w:rPr>
                      <m:t xml:space="preserve">ε</m:t>
                    </m:r>
                  </m:e>
                  <m:sub>
                    <m:r>
                      <w:rPr>
                        <w:rFonts w:ascii="Cambria Math" w:hAnsi="Cambria Math"/>
                      </w:rPr>
                      <m:t xml:space="preserve">j</m:t>
                    </m:r>
                  </m:sub>
                </m:sSub>
                <m:r>
                  <w:rPr>
                    <w:rFonts w:ascii="Cambria Math" w:hAnsi="Cambria Math"/>
                  </w:rPr>
                  <m:t xml:space="preserve">∼</m:t>
                </m:r>
              </m:e>
              <m:e>
                <m:r>
                  <m:rPr>
                    <m:lit/>
                    <m:nor/>
                  </m:rPr>
                  <w:rPr>
                    <w:rFonts w:ascii="Cambria Math" w:hAnsi="Cambria Math"/>
                  </w:rPr>
                  <m:t xml:space="preserve">Normal</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σ</m:t>
                    </m:r>
                  </m:e>
                </m:d>
              </m:e>
            </m:mr>
            <m:mr>
              <m:e>
                <m:r>
                  <w:rPr>
                    <w:rFonts w:ascii="Cambria Math" w:hAnsi="Cambria Math"/>
                  </w:rPr>
                  <m:t xml:space="preserve">σ</m:t>
                </m:r>
                <m:r>
                  <w:rPr>
                    <w:rFonts w:ascii="Cambria Math" w:hAnsi="Cambria Math"/>
                  </w:rPr>
                  <m:t xml:space="preserve">∼</m:t>
                </m:r>
              </m:e>
              <m:e>
                <m:r>
                  <m:rPr>
                    <m:lit/>
                    <m:nor/>
                  </m:rPr>
                  <w:rPr>
                    <w:rFonts w:ascii="Cambria Math" w:hAnsi="Cambria Math"/>
                  </w:rPr>
                  <m:t xml:space="preserve">Normal</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100</m:t>
                    </m:r>
                  </m:e>
                </m:d>
                <m:r>
                  <m:rPr>
                    <m:lit/>
                    <m:nor/>
                  </m:rPr>
                  <w:rPr>
                    <w:rFonts w:ascii="Cambria Math" w:hAnsi="Cambria Math"/>
                  </w:rPr>
                  <m:t xml:space="preserve">T</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m:t>
                    </m:r>
                  </m:e>
                </m:d>
              </m:e>
            </m:mr>
            <m:mr>
              <m:e>
                <m:r>
                  <w:rPr>
                    <w:rFonts w:ascii="Cambria Math" w:hAnsi="Cambria Math"/>
                  </w:rPr>
                  <m:t xml:space="preserve">ν</m:t>
                </m:r>
                <m:r>
                  <w:rPr>
                    <w:rFonts w:ascii="Cambria Math" w:hAnsi="Cambria Math"/>
                  </w:rPr>
                  <m:t xml:space="preserve">∼</m:t>
                </m:r>
              </m:e>
              <m:e>
                <m:r>
                  <m:rPr>
                    <m:lit/>
                    <m:nor/>
                  </m:rPr>
                  <w:rPr>
                    <w:rFonts w:ascii="Cambria Math" w:hAnsi="Cambria Math"/>
                  </w:rPr>
                  <m:t xml:space="preserve">Gamma</m:t>
                </m:r>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0.1</m:t>
                    </m:r>
                  </m:e>
                </m:d>
              </m:e>
            </m:mr>
            <m:mr>
              <m:e>
                <m:sSub>
                  <m:e>
                    <m:r>
                      <w:rPr>
                        <w:rFonts w:ascii="Cambria Math" w:hAnsi="Cambria Math"/>
                      </w:rPr>
                      <m:t xml:space="preserve">γ</m:t>
                    </m:r>
                  </m:e>
                  <m:sub>
                    <m:r>
                      <w:rPr>
                        <w:rFonts w:ascii="Cambria Math" w:hAnsi="Cambria Math"/>
                      </w:rPr>
                      <m:t xml:space="preserve">1</m:t>
                    </m:r>
                    <m:r>
                      <w:rPr>
                        <w:rFonts w:ascii="Cambria Math" w:hAnsi="Cambria Math"/>
                      </w:rPr>
                      <m:t xml:space="preserve">:</m:t>
                    </m:r>
                    <m:r>
                      <w:rPr>
                        <w:rFonts w:ascii="Cambria Math" w:hAnsi="Cambria Math"/>
                      </w:rPr>
                      <m:t xml:space="preserve">4</m:t>
                    </m:r>
                  </m:sub>
                </m:sSub>
                <m:r>
                  <w:rPr>
                    <w:rFonts w:ascii="Cambria Math" w:hAnsi="Cambria Math"/>
                  </w:rPr>
                  <m:t xml:space="preserve">∼</m:t>
                </m:r>
              </m:e>
              <m:e>
                <m:r>
                  <m:rPr>
                    <m:lit/>
                    <m:nor/>
                  </m:rPr>
                  <w:rPr>
                    <w:rFonts w:ascii="Cambria Math" w:hAnsi="Cambria Math"/>
                  </w:rPr>
                  <m:t xml:space="preserve">Normal</m:t>
                </m:r>
                <m:d>
                  <m:dPr>
                    <m:begChr m:val="("/>
                    <m:endChr m:val=")"/>
                  </m:dPr>
                  <m:e>
                    <m:r>
                      <m:rPr>
                        <m:lit/>
                        <m:nor/>
                      </m:rPr>
                      <w:rPr>
                        <w:rFonts w:ascii="Cambria Math" w:hAnsi="Cambria Math"/>
                      </w:rPr>
                      <m:t xml:space="preserve">log</m:t>
                    </m:r>
                    <m:d>
                      <m:dPr>
                        <m:begChr m:val="("/>
                        <m:endChr m:val=")"/>
                      </m:dPr>
                      <m:e>
                        <m:r>
                          <w:rPr>
                            <w:rFonts w:ascii="Cambria Math" w:hAnsi="Cambria Math"/>
                          </w:rPr>
                          <m:t xml:space="preserve">6.93</m:t>
                        </m:r>
                      </m:e>
                    </m:d>
                    <m:r>
                      <w:rPr>
                        <w:rFonts w:ascii="Cambria Math" w:hAnsi="Cambria Math"/>
                      </w:rPr>
                      <m:t xml:space="preserve">,</m:t>
                    </m:r>
                    <m:r>
                      <w:rPr>
                        <w:rFonts w:ascii="Cambria Math" w:hAnsi="Cambria Math"/>
                      </w:rPr>
                      <m:t xml:space="preserve">1.5</m:t>
                    </m:r>
                  </m:e>
                </m:d>
              </m:e>
            </m:mr>
            <m:mr>
              <m:e>
                <m:sSub>
                  <m:e>
                    <m:r>
                      <w:rPr>
                        <w:rFonts w:ascii="Cambria Math" w:hAnsi="Cambria Math"/>
                      </w:rPr>
                      <m:t xml:space="preserve">γ</m:t>
                    </m:r>
                  </m:e>
                  <m:sub>
                    <m:r>
                      <w:rPr>
                        <w:rFonts w:ascii="Cambria Math" w:hAnsi="Cambria Math"/>
                      </w:rPr>
                      <m:t xml:space="preserve">5</m:t>
                    </m:r>
                  </m:sub>
                </m:sSub>
                <m:r>
                  <w:rPr>
                    <w:rFonts w:ascii="Cambria Math" w:hAnsi="Cambria Math"/>
                  </w:rPr>
                  <m:t xml:space="preserve">∼</m:t>
                </m:r>
              </m:e>
              <m:e>
                <m:r>
                  <m:rPr>
                    <m:lit/>
                    <m:nor/>
                  </m:rPr>
                  <w:rPr>
                    <w:rFonts w:ascii="Cambria Math" w:hAnsi="Cambria Math"/>
                  </w:rPr>
                  <m:t xml:space="preserve">Normal</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2</m:t>
                    </m:r>
                  </m:e>
                </m:d>
                <m:r>
                  <w:rPr>
                    <w:rFonts w:ascii="Cambria Math" w:hAnsi="Cambria Math"/>
                  </w:rPr>
                  <m:t xml:space="preserve">.</m:t>
                </m:r>
              </m:e>
            </m:mr>
            <m:mr>
              <m:e/>
              <m:e/>
            </m:mr>
          </m:m>
        </m:oMath>
      </m:oMathPara>
    </w:p>
    <w:p>
      <w:pPr>
        <w:pStyle w:val="FirstParagraph"/>
        <w:rPr/>
      </w:pPr>
      <w:r>
        <w:rPr/>
        <w:t xml:space="preserve">Where </w:t>
      </w:r>
      <w:r>
        <w:rPr/>
      </w:r>
      <m:oMath xmlns:m="http://schemas.openxmlformats.org/officeDocument/2006/math">
        <m:r>
          <w:rPr>
            <w:rFonts w:ascii="Cambria Math" w:hAnsi="Cambria Math"/>
          </w:rPr>
          <m:t xml:space="preserve">ν</m:t>
        </m:r>
      </m:oMath>
      <w:r>
        <w:rPr/>
        <w:t xml:space="preserve"> represents the degrees of freedom of the Student-t distribution, and the Gamma distribution is parameterized with shape and rate (usually labeled </w:t>
      </w:r>
      <w:r>
        <w:rPr/>
      </w:r>
      <m:oMath xmlns:m="http://schemas.openxmlformats.org/officeDocument/2006/math">
        <m:r>
          <w:rPr>
            <w:rFonts w:ascii="Cambria Math" w:hAnsi="Cambria Math"/>
          </w:rPr>
          <m:t xml:space="preserve">α</m:t>
        </m:r>
      </m:oMath>
      <w:r>
        <w:rPr/>
        <w:t xml:space="preserve"> and </w:t>
      </w:r>
      <w:r>
        <w:rPr/>
      </w:r>
      <m:oMath xmlns:m="http://schemas.openxmlformats.org/officeDocument/2006/math">
        <m:r>
          <w:rPr>
            <w:rFonts w:ascii="Cambria Math" w:hAnsi="Cambria Math"/>
          </w:rPr>
          <m:t xml:space="preserve">β</m:t>
        </m:r>
      </m:oMath>
      <w:r>
        <w:rPr/>
        <w:t xml:space="preserve">, respectively). We assumed a Student-t distribution because there were several extreme values that biased the estimation of the mean in the direction of the outliers. We allowed </w:t>
      </w:r>
      <w:r>
        <w:rPr/>
      </w:r>
      <m:oMath xmlns:m="http://schemas.openxmlformats.org/officeDocument/2006/math">
        <m:r>
          <w:rPr>
            <w:rFonts w:ascii="Cambria Math" w:hAnsi="Cambria Math"/>
          </w:rPr>
          <m:t xml:space="preserve">τ</m:t>
        </m:r>
      </m:oMath>
      <w:r>
        <w:rPr/>
        <w:t xml:space="preserve"> to vary with tree height because the residuals analyses suggested higher variance in larger trees, and we also included the combined effects of land management and fire occurrence to account for heterogeneous variance. As we recorded growth only in the trees where we found the tag in 2018, </w:t>
      </w:r>
      <w:r>
        <w:rPr/>
      </w:r>
      <m:oMath xmlns:m="http://schemas.openxmlformats.org/officeDocument/2006/math">
        <m:r>
          <w:rPr>
            <w:rFonts w:ascii="Cambria Math" w:hAnsi="Cambria Math"/>
          </w:rPr>
          <m:t xml:space="preserve">i</m:t>
        </m:r>
      </m:oMath>
      <w:r>
        <w:rPr/>
        <w:t xml:space="preserve"> runs from 1 to 662.</w:t>
      </w:r>
    </w:p>
    <w:p>
      <w:pPr>
        <w:pStyle w:val="Normal"/>
        <w:rPr/>
      </w:pPr>
      <w:r>
        <w:rPr/>
      </w:r>
      <w:r>
        <w:br w:type="page"/>
      </w:r>
    </w:p>
    <w:p>
      <w:pPr>
        <w:pStyle w:val="TextBody"/>
        <w:rPr/>
      </w:pPr>
      <w:r>
        <w:rPr/>
        <w:drawing>
          <wp:inline distT="0" distB="0" distL="0" distR="0">
            <wp:extent cx="5334000" cy="753173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334000" cy="7531735"/>
                    </a:xfrm>
                    <a:prstGeom prst="rect">
                      <a:avLst/>
                    </a:prstGeom>
                  </pic:spPr>
                </pic:pic>
              </a:graphicData>
            </a:graphic>
          </wp:inline>
        </w:drawing>
      </w:r>
      <w:r>
        <w:rPr/>
        <w:br/>
      </w:r>
      <w:r>
        <w:rPr>
          <w:b/>
          <w:bCs/>
        </w:rPr>
        <w:t>Figure S3.</w:t>
      </w:r>
      <w:r>
        <w:rPr/>
        <w:t xml:space="preserve"> Residuals from the growth model, as a function of explanatory variables. The curves show the prediction from a Beta GAM fitted to points. Under good model fit, these residuals show a Uniform distribution in [0, 1], with no patterns as a function of predictors.</w:t>
      </w:r>
    </w:p>
    <w:p>
      <w:pPr>
        <w:pStyle w:val="Normal"/>
        <w:rPr/>
      </w:pPr>
      <w:r>
        <w:rPr/>
      </w:r>
      <w:r>
        <w:br w:type="page"/>
      </w:r>
    </w:p>
    <w:p>
      <w:pPr>
        <w:pStyle w:val="TextBody"/>
        <w:rPr/>
      </w:pPr>
      <w:r>
        <w:rPr/>
        <w:drawing>
          <wp:inline distT="0" distB="0" distL="0" distR="0">
            <wp:extent cx="3972560" cy="361188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972560" cy="3611880"/>
                    </a:xfrm>
                    <a:prstGeom prst="rect">
                      <a:avLst/>
                    </a:prstGeom>
                  </pic:spPr>
                </pic:pic>
              </a:graphicData>
            </a:graphic>
          </wp:inline>
        </w:drawing>
      </w:r>
    </w:p>
    <w:p>
      <w:pPr>
        <w:pStyle w:val="TextBody"/>
        <w:rPr/>
      </w:pPr>
      <w:r>
        <w:rPr>
          <w:b/>
          <w:bCs/>
        </w:rPr>
        <w:t>Figure S4.</w:t>
      </w:r>
      <w:r>
        <w:rPr/>
        <w:t xml:space="preserve"> Pairwise absolute difference between plot-level random effects from the survival model (based on posterior means) as a function of the pairwise distance between plots. Data points were averaged in groups of 100 pairs to improve visibility. The line and ribbon show a GAM fitted to points, using nine cubic spline basis functions besides the intercept (maximum likelihood estimate and 95 % confidence interval). An increasing trend at short distance and a plateau afterwards would suggest spatial correlation.</w:t>
      </w:r>
      <w:bookmarkEnd w:id="3"/>
    </w:p>
    <w:p>
      <w:pPr>
        <w:pStyle w:val="Heading2"/>
        <w:rPr/>
      </w:pPr>
      <w:bookmarkStart w:id="4" w:name="dieback"/>
      <w:r>
        <w:rPr/>
        <w:t>Dieback</w:t>
      </w:r>
    </w:p>
    <w:p>
      <w:pPr>
        <w:pStyle w:val="FirstParagraph"/>
        <w:rPr/>
      </w:pPr>
      <w:r>
        <w:rPr/>
        <w:t xml:space="preserve">Crown dieback, ranging from 0 to 99 %, was transformed to the </w:t>
      </w:r>
      <w:r>
        <w:rPr/>
      </w:r>
      <m:oMath xmlns:m="http://schemas.openxmlformats.org/officeDocument/2006/math">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oMath>
      <w:r>
        <w:rPr/>
        <w:t xml:space="preserve"> scale and initially modelled with a Beta distribution. However, residuals suggested that the fitted distribution was not as asymmetric as needed. We first tried to improve this by allowing the dispersion parameter to vary, but this extra complexity did not solve the problem. By transforming the scaled dieback values to the logit scale (replacing zeroes by a small value), we found that the marginal distribution of the data fitted well to a Skew-Normal, with a long tail towards high values (right-skew). Thus we modelled dieback at the logit scale, which implies a Logit-Skew-Normal distribution for the scaled dieback </w:t>
      </w:r>
      <w:r>
        <w:rPr/>
      </w:r>
      <m:oMath xmlns:m="http://schemas.openxmlformats.org/officeDocument/2006/math">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oMath>
      <w:r>
        <w:rPr/>
        <w:t>, with the location and scale as linear functions of predictors. However, if zeroes were converted to very small values (as the logit function is not defined at zero), they were extremely small at the logit scale, and the fitted Skew-Normal lose its skewness to accommodate them, again resulting in a bad fit. Hence, before logit-transforming the data, zeroes were replaced by 0.005 (0.5 % in the original scale, the smallest observed value above zero). In this way, the Skew-Normal fitted a positive skewness and achieved a good fit, even when all predictors were included. Despite the replacement of zeroes to a convenient value may look arbitrary, the proportion of zeroes in the dataset was low. A more principled approach would have been to fit a mixture model, with a Bernoulli component generating zeroes, and a Logit-Skew-Normal generating values above zero. But the results would have been very similar, and the Skew-Normal component would anyway have fitted a right-skewed distribution, due to the small proportion of zeroes. Hence, we decided abandon the endless journey of model refinement at this point. Finally, as the mean of the Logit-Skew-Normal is unknown, we computed it from 500 draws with every posterior sample of the parameters when making predictions.</w:t>
        <w:br/>
        <w:t>The model was defined as follows:</w:t>
      </w:r>
    </w:p>
    <w:p>
      <w:pPr>
        <w:pStyle w:val="TextBody"/>
        <w:jc w:val="center"/>
        <w:rPr/>
      </w:pPr>
      <w:r>
        <w:rPr/>
      </w:r>
      <m:oMathPara xmlns:m="http://schemas.openxmlformats.org/officeDocument/2006/math">
        <m:oMathParaPr>
          <m:jc m:val="center"/>
        </m:oMathParaPr>
        <m:oMath>
          <m:m>
            <m:mr>
              <m:e>
                <m:r>
                  <m:rPr>
                    <m:lit/>
                    <m:nor/>
                  </m:rPr>
                  <w:rPr>
                    <w:rFonts w:ascii="Cambria Math" w:hAnsi="Cambria Math"/>
                  </w:rPr>
                  <m:t xml:space="preserve">logit</m:t>
                </m:r>
                <m:d>
                  <m:dPr>
                    <m:begChr m:val="("/>
                    <m:endChr m:val=")"/>
                  </m:dPr>
                  <m:e>
                    <m:f>
                      <m:num>
                        <m:sSub>
                          <m:e>
                            <m:r>
                              <m:rPr>
                                <m:lit/>
                                <m:nor/>
                              </m:rPr>
                              <w:rPr>
                                <w:rFonts w:ascii="Cambria Math" w:hAnsi="Cambria Math"/>
                              </w:rPr>
                              <m:t xml:space="preserve">y</m:t>
                            </m:r>
                          </m:e>
                          <m:sub>
                            <m:r>
                              <w:rPr>
                                <w:rFonts w:ascii="Cambria Math" w:hAnsi="Cambria Math"/>
                              </w:rPr>
                              <m:t xml:space="preserve">i</m:t>
                            </m:r>
                          </m:sub>
                        </m:sSub>
                      </m:num>
                      <m:den>
                        <m:r>
                          <w:rPr>
                            <w:rFonts w:ascii="Cambria Math" w:hAnsi="Cambria Math"/>
                          </w:rPr>
                          <m:t xml:space="preserve">100</m:t>
                        </m:r>
                      </m:den>
                    </m:f>
                  </m:e>
                </m:d>
                <m:r>
                  <w:rPr>
                    <w:rFonts w:ascii="Cambria Math" w:hAnsi="Cambria Math"/>
                  </w:rPr>
                  <m:t xml:space="preserve">∼</m:t>
                </m:r>
              </m:e>
              <m:e>
                <m:r>
                  <m:rPr>
                    <m:lit/>
                    <m:nor/>
                  </m:rPr>
                  <w:rPr>
                    <w:rFonts w:ascii="Cambria Math" w:hAnsi="Cambria Math"/>
                  </w:rPr>
                  <m:t xml:space="preserve">Skew-Normal</m:t>
                </m:r>
                <m:d>
                  <m:dPr>
                    <m:begChr m:val="("/>
                    <m:endChr m:val=")"/>
                  </m:dPr>
                  <m:e>
                    <m:sSub>
                      <m:e>
                        <m:r>
                          <w:rPr>
                            <w:rFonts w:ascii="Cambria Math" w:hAnsi="Cambria Math"/>
                          </w:rPr>
                          <m:t xml:space="preserve">ξ</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ω</m:t>
                        </m:r>
                      </m:e>
                      <m:sub>
                        <m:r>
                          <w:rPr>
                            <w:rFonts w:ascii="Cambria Math" w:hAnsi="Cambria Math"/>
                          </w:rPr>
                          <m:t xml:space="preserve">i</m:t>
                        </m:r>
                      </m:sub>
                    </m:sSub>
                    <m:r>
                      <w:rPr>
                        <w:rFonts w:ascii="Cambria Math" w:hAnsi="Cambria Math"/>
                      </w:rPr>
                      <m:t xml:space="preserve">,</m:t>
                    </m:r>
                    <m:r>
                      <w:rPr>
                        <w:rFonts w:ascii="Cambria Math" w:hAnsi="Cambria Math"/>
                      </w:rPr>
                      <m:t xml:space="preserve">α</m:t>
                    </m:r>
                  </m:e>
                </m:d>
              </m:e>
            </m:mr>
            <m:mr>
              <m:e/>
              <m:e>
                <m:sSub>
                  <m:e>
                    <m:r>
                      <w:rPr>
                        <w:rFonts w:ascii="Cambria Math" w:hAnsi="Cambria Math"/>
                      </w:rPr>
                      <m:t xml:space="preserve">ω</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γ</m:t>
                    </m:r>
                  </m:e>
                  <m:sub>
                    <m:r>
                      <w:rPr>
                        <w:rFonts w:ascii="Cambria Math" w:hAnsi="Cambria Math"/>
                      </w:rPr>
                      <m:t xml:space="preserve">1</m:t>
                    </m:r>
                  </m:sub>
                </m:sSub>
                <m:sSub>
                  <m:e>
                    <m:r>
                      <m:rPr>
                        <m:lit/>
                        <m:nor/>
                      </m:rPr>
                      <w:rPr>
                        <w:rFonts w:ascii="Cambria Math" w:hAnsi="Cambria Math"/>
                      </w:rPr>
                      <m:t xml:space="preserve">ranching</m:t>
                    </m:r>
                  </m:e>
                  <m:sub>
                    <m:r>
                      <w:rPr>
                        <w:rFonts w:ascii="Cambria Math" w:hAnsi="Cambria Math"/>
                      </w:rPr>
                      <m:t xml:space="preserve">j</m:t>
                    </m:r>
                    <m:d>
                      <m:dPr>
                        <m:begChr m:val="["/>
                        <m:endChr m:val=")"/>
                      </m:dPr>
                      <m:e>
                        <m:r>
                          <w:rPr>
                            <w:rFonts w:ascii="Cambria Math" w:hAnsi="Cambria Math"/>
                          </w:rPr>
                          <m:t xml:space="preserve">i</m:t>
                        </m:r>
                      </m:e>
                    </m:d>
                  </m:sub>
                </m:sSub>
                <m:sSub>
                  <m:e>
                    <m:r>
                      <m:rPr>
                        <m:lit/>
                        <m:nor/>
                      </m:rPr>
                      <w:rPr>
                        <w:rFonts w:ascii="Cambria Math" w:hAnsi="Cambria Math"/>
                      </w:rPr>
                      <m:t xml:space="preserve">unburned</m:t>
                    </m:r>
                  </m:e>
                  <m:sub>
                    <m:r>
                      <w:rPr>
                        <w:rFonts w:ascii="Cambria Math" w:hAnsi="Cambria Math"/>
                      </w:rPr>
                      <m:t xml:space="preserve">j</m:t>
                    </m:r>
                    <m:d>
                      <m:dPr>
                        <m:begChr m:val="["/>
                        <m:endChr m:val=")"/>
                      </m:dPr>
                      <m:e>
                        <m:r>
                          <w:rPr>
                            <w:rFonts w:ascii="Cambria Math" w:hAnsi="Cambria Math"/>
                          </w:rPr>
                          <m:t xml:space="preserve">i</m:t>
                        </m:r>
                      </m:e>
                    </m:d>
                  </m:sub>
                </m:sSub>
                <m:r>
                  <w:rPr>
                    <w:rFonts w:ascii="Cambria Math" w:hAnsi="Cambria Math"/>
                  </w:rPr>
                  <m:t xml:space="preserve">+</m:t>
                </m:r>
                <m:sSub>
                  <m:e>
                    <m:r>
                      <w:rPr>
                        <w:rFonts w:ascii="Cambria Math" w:hAnsi="Cambria Math"/>
                      </w:rPr>
                      <m:t xml:space="preserve">γ</m:t>
                    </m:r>
                  </m:e>
                  <m:sub>
                    <m:r>
                      <w:rPr>
                        <w:rFonts w:ascii="Cambria Math" w:hAnsi="Cambria Math"/>
                      </w:rPr>
                      <m:t xml:space="preserve">2</m:t>
                    </m:r>
                  </m:sub>
                </m:sSub>
                <m:sSub>
                  <m:e>
                    <m:r>
                      <m:rPr>
                        <m:lit/>
                        <m:nor/>
                      </m:rPr>
                      <w:rPr>
                        <w:rFonts w:ascii="Cambria Math" w:hAnsi="Cambria Math"/>
                      </w:rPr>
                      <m:t xml:space="preserve">ranching</m:t>
                    </m:r>
                  </m:e>
                  <m:sub>
                    <m:r>
                      <w:rPr>
                        <w:rFonts w:ascii="Cambria Math" w:hAnsi="Cambria Math"/>
                      </w:rPr>
                      <m:t xml:space="preserve">j</m:t>
                    </m:r>
                    <m:d>
                      <m:dPr>
                        <m:begChr m:val="["/>
                        <m:endChr m:val=")"/>
                      </m:dPr>
                      <m:e>
                        <m:r>
                          <w:rPr>
                            <w:rFonts w:ascii="Cambria Math" w:hAnsi="Cambria Math"/>
                          </w:rPr>
                          <m:t xml:space="preserve">i</m:t>
                        </m:r>
                      </m:e>
                    </m:d>
                  </m:sub>
                </m:sSub>
                <m:sSub>
                  <m:e>
                    <m:r>
                      <m:rPr>
                        <m:lit/>
                        <m:nor/>
                      </m:rPr>
                      <w:rPr>
                        <w:rFonts w:ascii="Cambria Math" w:hAnsi="Cambria Math"/>
                      </w:rPr>
                      <m:t xml:space="preserve">burned</m:t>
                    </m:r>
                  </m:e>
                  <m:sub>
                    <m:r>
                      <w:rPr>
                        <w:rFonts w:ascii="Cambria Math" w:hAnsi="Cambria Math"/>
                      </w:rPr>
                      <m:t xml:space="preserve">j</m:t>
                    </m:r>
                    <m:d>
                      <m:dPr>
                        <m:begChr m:val="["/>
                        <m:endChr m:val=")"/>
                      </m:dPr>
                      <m:e>
                        <m:r>
                          <w:rPr>
                            <w:rFonts w:ascii="Cambria Math" w:hAnsi="Cambria Math"/>
                          </w:rPr>
                          <m:t xml:space="preserve">i</m:t>
                        </m:r>
                      </m:e>
                    </m:d>
                  </m:sub>
                </m:sSub>
                <m:r>
                  <w:rPr>
                    <w:rFonts w:ascii="Cambria Math" w:hAnsi="Cambria Math"/>
                  </w:rPr>
                  <m:t xml:space="preserve">+</m:t>
                </m:r>
                <m:sSub>
                  <m:e>
                    <m:r>
                      <w:rPr>
                        <w:rFonts w:ascii="Cambria Math" w:hAnsi="Cambria Math"/>
                      </w:rPr>
                      <m:t xml:space="preserve">γ</m:t>
                    </m:r>
                  </m:e>
                  <m:sub>
                    <m:r>
                      <w:rPr>
                        <w:rFonts w:ascii="Cambria Math" w:hAnsi="Cambria Math"/>
                      </w:rPr>
                      <m:t xml:space="preserve">3</m:t>
                    </m:r>
                  </m:sub>
                </m:sSub>
                <m:sSub>
                  <m:e>
                    <m:r>
                      <m:rPr>
                        <m:lit/>
                        <m:nor/>
                      </m:rPr>
                      <w:rPr>
                        <w:rFonts w:ascii="Cambria Math" w:hAnsi="Cambria Math"/>
                      </w:rPr>
                      <m:t xml:space="preserve">conservation</m:t>
                    </m:r>
                  </m:e>
                  <m:sub>
                    <m:r>
                      <w:rPr>
                        <w:rFonts w:ascii="Cambria Math" w:hAnsi="Cambria Math"/>
                      </w:rPr>
                      <m:t xml:space="preserve">j</m:t>
                    </m:r>
                    <m:d>
                      <m:dPr>
                        <m:begChr m:val="["/>
                        <m:endChr m:val=")"/>
                      </m:dPr>
                      <m:e>
                        <m:r>
                          <w:rPr>
                            <w:rFonts w:ascii="Cambria Math" w:hAnsi="Cambria Math"/>
                          </w:rPr>
                          <m:t xml:space="preserve">i</m:t>
                        </m:r>
                      </m:e>
                    </m:d>
                  </m:sub>
                </m:sSub>
                <m:sSub>
                  <m:e>
                    <m:r>
                      <m:rPr>
                        <m:lit/>
                        <m:nor/>
                      </m:rPr>
                      <w:rPr>
                        <w:rFonts w:ascii="Cambria Math" w:hAnsi="Cambria Math"/>
                      </w:rPr>
                      <m:t xml:space="preserve">unburned</m:t>
                    </m:r>
                  </m:e>
                  <m:sub>
                    <m:r>
                      <w:rPr>
                        <w:rFonts w:ascii="Cambria Math" w:hAnsi="Cambria Math"/>
                      </w:rPr>
                      <m:t xml:space="preserve">j</m:t>
                    </m:r>
                    <m:d>
                      <m:dPr>
                        <m:begChr m:val="["/>
                        <m:endChr m:val=")"/>
                      </m:dPr>
                      <m:e>
                        <m:r>
                          <w:rPr>
                            <w:rFonts w:ascii="Cambria Math" w:hAnsi="Cambria Math"/>
                          </w:rPr>
                          <m:t xml:space="preserve">i</m:t>
                        </m:r>
                      </m:e>
                    </m:d>
                  </m:sub>
                </m:sSub>
                <m:r>
                  <w:rPr>
                    <w:rFonts w:ascii="Cambria Math" w:hAnsi="Cambria Math"/>
                  </w:rPr>
                  <m:t xml:space="preserve">+</m:t>
                </m:r>
                <m:sSub>
                  <m:e>
                    <m:r>
                      <w:rPr>
                        <w:rFonts w:ascii="Cambria Math" w:hAnsi="Cambria Math"/>
                      </w:rPr>
                      <m:t xml:space="preserve">γ</m:t>
                    </m:r>
                  </m:e>
                  <m:sub>
                    <m:r>
                      <w:rPr>
                        <w:rFonts w:ascii="Cambria Math" w:hAnsi="Cambria Math"/>
                      </w:rPr>
                      <m:t xml:space="preserve">4</m:t>
                    </m:r>
                  </m:sub>
                </m:sSub>
                <m:sSub>
                  <m:e>
                    <m:r>
                      <m:rPr>
                        <m:lit/>
                        <m:nor/>
                      </m:rPr>
                      <w:rPr>
                        <w:rFonts w:ascii="Cambria Math" w:hAnsi="Cambria Math"/>
                      </w:rPr>
                      <m:t xml:space="preserve">conservation</m:t>
                    </m:r>
                  </m:e>
                  <m:sub>
                    <m:r>
                      <w:rPr>
                        <w:rFonts w:ascii="Cambria Math" w:hAnsi="Cambria Math"/>
                      </w:rPr>
                      <m:t xml:space="preserve">j</m:t>
                    </m:r>
                    <m:d>
                      <m:dPr>
                        <m:begChr m:val="["/>
                        <m:endChr m:val=")"/>
                      </m:dPr>
                      <m:e>
                        <m:r>
                          <w:rPr>
                            <w:rFonts w:ascii="Cambria Math" w:hAnsi="Cambria Math"/>
                          </w:rPr>
                          <m:t xml:space="preserve">i</m:t>
                        </m:r>
                      </m:e>
                    </m:d>
                  </m:sub>
                </m:sSub>
                <m:sSub>
                  <m:e>
                    <m:r>
                      <m:rPr>
                        <m:lit/>
                        <m:nor/>
                      </m:rPr>
                      <w:rPr>
                        <w:rFonts w:ascii="Cambria Math" w:hAnsi="Cambria Math"/>
                      </w:rPr>
                      <m:t xml:space="preserve">burned</m:t>
                    </m:r>
                  </m:e>
                  <m:sub>
                    <m:r>
                      <w:rPr>
                        <w:rFonts w:ascii="Cambria Math" w:hAnsi="Cambria Math"/>
                      </w:rPr>
                      <m:t xml:space="preserve">j</m:t>
                    </m:r>
                    <m:d>
                      <m:dPr>
                        <m:begChr m:val="["/>
                        <m:endChr m:val=")"/>
                      </m:dPr>
                      <m:e>
                        <m:r>
                          <w:rPr>
                            <w:rFonts w:ascii="Cambria Math" w:hAnsi="Cambria Math"/>
                          </w:rPr>
                          <m:t xml:space="preserve">i</m:t>
                        </m:r>
                      </m:e>
                    </m:d>
                  </m:sub>
                </m:sSub>
              </m:e>
            </m:mr>
            <m:mr>
              <m:e>
                <m:sSub>
                  <m:e>
                    <m:r>
                      <w:rPr>
                        <w:rFonts w:ascii="Cambria Math" w:hAnsi="Cambria Math"/>
                      </w:rPr>
                      <m:t xml:space="preserve">β</m:t>
                    </m:r>
                  </m:e>
                  <m:sub>
                    <m:r>
                      <w:rPr>
                        <w:rFonts w:ascii="Cambria Math" w:hAnsi="Cambria Math"/>
                      </w:rPr>
                      <m:t xml:space="preserve">0</m:t>
                    </m:r>
                    <m:r>
                      <w:rPr>
                        <w:rFonts w:ascii="Cambria Math" w:hAnsi="Cambria Math"/>
                      </w:rPr>
                      <m:t xml:space="preserve">:</m:t>
                    </m:r>
                    <m:r>
                      <w:rPr>
                        <w:rFonts w:ascii="Cambria Math" w:hAnsi="Cambria Math"/>
                      </w:rPr>
                      <m:t xml:space="preserve">7</m:t>
                    </m:r>
                  </m:sub>
                </m:sSub>
                <m:r>
                  <w:rPr>
                    <w:rFonts w:ascii="Cambria Math" w:hAnsi="Cambria Math"/>
                  </w:rPr>
                  <m:t xml:space="preserve">∼</m:t>
                </m:r>
              </m:e>
              <m:e>
                <m:r>
                  <m:rPr>
                    <m:lit/>
                    <m:nor/>
                  </m:rPr>
                  <w:rPr>
                    <w:rFonts w:ascii="Cambria Math" w:hAnsi="Cambria Math"/>
                  </w:rPr>
                  <m:t xml:space="preserve">Normal</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10</m:t>
                    </m:r>
                  </m:e>
                </m:d>
              </m:e>
            </m:mr>
            <m:mr>
              <m:e>
                <m:sSub>
                  <m:e>
                    <m:r>
                      <w:rPr>
                        <w:rFonts w:ascii="Cambria Math" w:hAnsi="Cambria Math"/>
                      </w:rPr>
                      <m:t xml:space="preserve">ε</m:t>
                    </m:r>
                  </m:e>
                  <m:sub>
                    <m:r>
                      <w:rPr>
                        <w:rFonts w:ascii="Cambria Math" w:hAnsi="Cambria Math"/>
                      </w:rPr>
                      <m:t xml:space="preserve">j</m:t>
                    </m:r>
                  </m:sub>
                </m:sSub>
                <m:r>
                  <w:rPr>
                    <w:rFonts w:ascii="Cambria Math" w:hAnsi="Cambria Math"/>
                  </w:rPr>
                  <m:t xml:space="preserve">∼</m:t>
                </m:r>
              </m:e>
              <m:e>
                <m:r>
                  <m:rPr>
                    <m:lit/>
                    <m:nor/>
                  </m:rPr>
                  <w:rPr>
                    <w:rFonts w:ascii="Cambria Math" w:hAnsi="Cambria Math"/>
                  </w:rPr>
                  <m:t xml:space="preserve">Normal</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σ</m:t>
                    </m:r>
                  </m:e>
                </m:d>
              </m:e>
            </m:mr>
            <m:mr>
              <m:e>
                <m:r>
                  <w:rPr>
                    <w:rFonts w:ascii="Cambria Math" w:hAnsi="Cambria Math"/>
                  </w:rPr>
                  <m:t xml:space="preserve">σ</m:t>
                </m:r>
                <m:r>
                  <w:rPr>
                    <w:rFonts w:ascii="Cambria Math" w:hAnsi="Cambria Math"/>
                  </w:rPr>
                  <m:t xml:space="preserve">∼</m:t>
                </m:r>
              </m:e>
              <m:e>
                <m:r>
                  <m:rPr>
                    <m:lit/>
                    <m:nor/>
                  </m:rPr>
                  <w:rPr>
                    <w:rFonts w:ascii="Cambria Math" w:hAnsi="Cambria Math"/>
                  </w:rPr>
                  <m:t xml:space="preserve">Normal</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10</m:t>
                    </m:r>
                  </m:e>
                </m:d>
                <m:r>
                  <m:rPr>
                    <m:lit/>
                    <m:nor/>
                  </m:rPr>
                  <w:rPr>
                    <w:rFonts w:ascii="Cambria Math" w:hAnsi="Cambria Math"/>
                  </w:rPr>
                  <m:t xml:space="preserve">T</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m:t>
                    </m:r>
                  </m:e>
                </m:d>
              </m:e>
            </m:mr>
            <m:mr>
              <m:e>
                <m:sSub>
                  <m:e>
                    <m:r>
                      <w:rPr>
                        <w:rFonts w:ascii="Cambria Math" w:hAnsi="Cambria Math"/>
                      </w:rPr>
                      <m:t xml:space="preserve">γ</m:t>
                    </m:r>
                  </m:e>
                  <m:sub>
                    <m:r>
                      <w:rPr>
                        <w:rFonts w:ascii="Cambria Math" w:hAnsi="Cambria Math"/>
                      </w:rPr>
                      <m:t xml:space="preserve">1</m:t>
                    </m:r>
                    <m:r>
                      <w:rPr>
                        <w:rFonts w:ascii="Cambria Math" w:hAnsi="Cambria Math"/>
                      </w:rPr>
                      <m:t xml:space="preserve">:</m:t>
                    </m:r>
                    <m:r>
                      <w:rPr>
                        <w:rFonts w:ascii="Cambria Math" w:hAnsi="Cambria Math"/>
                      </w:rPr>
                      <m:t xml:space="preserve">4</m:t>
                    </m:r>
                  </m:sub>
                </m:sSub>
                <m:r>
                  <w:rPr>
                    <w:rFonts w:ascii="Cambria Math" w:hAnsi="Cambria Math"/>
                  </w:rPr>
                  <m:t xml:space="preserve">∼</m:t>
                </m:r>
              </m:e>
              <m:e>
                <m:r>
                  <m:rPr>
                    <m:lit/>
                    <m:nor/>
                  </m:rPr>
                  <w:rPr>
                    <w:rFonts w:ascii="Cambria Math" w:hAnsi="Cambria Math"/>
                  </w:rPr>
                  <m:t xml:space="preserve">Normal</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10</m:t>
                    </m:r>
                  </m:e>
                </m:d>
                <m:r>
                  <m:rPr>
                    <m:lit/>
                    <m:nor/>
                  </m:rPr>
                  <w:rPr>
                    <w:rFonts w:ascii="Cambria Math" w:hAnsi="Cambria Math"/>
                  </w:rPr>
                  <m:t xml:space="preserve">T</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m:t>
                    </m:r>
                  </m:e>
                </m:d>
              </m:e>
            </m:mr>
            <m:mr>
              <m:e>
                <m:r>
                  <w:rPr>
                    <w:rFonts w:ascii="Cambria Math" w:hAnsi="Cambria Math"/>
                  </w:rPr>
                  <m:t xml:space="preserve">α</m:t>
                </m:r>
                <m:r>
                  <w:rPr>
                    <w:rFonts w:ascii="Cambria Math" w:hAnsi="Cambria Math"/>
                  </w:rPr>
                  <m:t xml:space="preserve">∼</m:t>
                </m:r>
              </m:e>
              <m:e>
                <m:r>
                  <m:rPr>
                    <m:lit/>
                    <m:nor/>
                  </m:rPr>
                  <w:rPr>
                    <w:rFonts w:ascii="Cambria Math" w:hAnsi="Cambria Math"/>
                  </w:rPr>
                  <m:t xml:space="preserve">Normal</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10</m:t>
                    </m:r>
                  </m:e>
                </m:d>
                <m:r>
                  <m:rPr>
                    <m:lit/>
                    <m:nor/>
                  </m:rPr>
                  <w:rPr>
                    <w:rFonts w:ascii="Cambria Math" w:hAnsi="Cambria Math"/>
                  </w:rPr>
                  <m:t xml:space="preserve">T</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m:t>
                    </m:r>
                  </m:e>
                </m:d>
                <m:r>
                  <w:rPr>
                    <w:rFonts w:ascii="Cambria Math" w:hAnsi="Cambria Math"/>
                  </w:rPr>
                  <m:t xml:space="preserve">.</m:t>
                </m:r>
              </m:e>
            </m:mr>
            <m:mr>
              <m:e/>
              <m:e/>
            </m:mr>
          </m:m>
        </m:oMath>
      </m:oMathPara>
    </w:p>
    <w:p>
      <w:pPr>
        <w:pStyle w:val="FirstParagraph"/>
        <w:rPr/>
      </w:pPr>
      <w:r>
        <w:rPr/>
        <w:t xml:space="preserve">Where </w:t>
      </w:r>
      <w:r>
        <w:rPr/>
      </w:r>
      <m:oMath xmlns:m="http://schemas.openxmlformats.org/officeDocument/2006/math">
        <m:r>
          <m:rPr>
            <m:lit/>
            <m:nor/>
          </m:rPr>
          <w:rPr>
            <w:rFonts w:ascii="Cambria Math" w:hAnsi="Cambria Math"/>
          </w:rPr>
          <m:t xml:space="preserve">y</m:t>
        </m:r>
      </m:oMath>
      <w:r>
        <w:rPr/>
        <w:t xml:space="preserve"> is the crown dieback, previously replacing zeroes by 0.5 %. </w:t>
      </w:r>
      <w:r>
        <w:rPr/>
      </w:r>
      <m:oMath xmlns:m="http://schemas.openxmlformats.org/officeDocument/2006/math">
        <m:r>
          <w:rPr>
            <w:rFonts w:ascii="Cambria Math" w:hAnsi="Cambria Math"/>
          </w:rPr>
          <m:t xml:space="preserve">ξ</m:t>
        </m:r>
      </m:oMath>
      <w:r>
        <w:rPr/>
        <w:t xml:space="preserve"> is the location parameter, </w:t>
      </w:r>
      <w:r>
        <w:rPr/>
      </w:r>
      <m:oMath xmlns:m="http://schemas.openxmlformats.org/officeDocument/2006/math">
        <m:r>
          <w:rPr>
            <w:rFonts w:ascii="Cambria Math" w:hAnsi="Cambria Math"/>
          </w:rPr>
          <m:t xml:space="preserve">ω</m:t>
        </m:r>
      </m:oMath>
      <w:r>
        <w:rPr/>
        <w:t xml:space="preserve"> is the dispersion parameter, and </w:t>
      </w:r>
      <w:r>
        <w:rPr/>
      </w:r>
      <m:oMath xmlns:m="http://schemas.openxmlformats.org/officeDocument/2006/math">
        <m:r>
          <w:rPr>
            <w:rFonts w:ascii="Cambria Math" w:hAnsi="Cambria Math"/>
          </w:rPr>
          <m:t xml:space="preserve">α</m:t>
        </m:r>
      </m:oMath>
      <w:r>
        <w:rPr/>
        <w:t xml:space="preserve"> is the slant parameter, which determines the skeness.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0</m:t>
        </m:r>
      </m:oMath>
      <w:r>
        <w:rPr/>
        <w:t xml:space="preserve"> defines a Normal distribution with </w:t>
      </w:r>
      <w:r>
        <w:rPr/>
      </w:r>
      <m:oMath xmlns:m="http://schemas.openxmlformats.org/officeDocument/2006/math">
        <m:r>
          <w:rPr>
            <w:rFonts w:ascii="Cambria Math" w:hAnsi="Cambria Math"/>
          </w:rPr>
          <m:t xml:space="preserve">μ</m:t>
        </m:r>
        <m:r>
          <w:rPr>
            <w:rFonts w:ascii="Cambria Math" w:hAnsi="Cambria Math"/>
          </w:rPr>
          <m:t xml:space="preserve">=</m:t>
        </m:r>
        <m:r>
          <w:rPr>
            <w:rFonts w:ascii="Cambria Math" w:hAnsi="Cambria Math"/>
          </w:rPr>
          <m:t xml:space="preserve">ξ</m:t>
        </m:r>
      </m:oMath>
      <w:r>
        <w:rPr/>
        <w:t xml:space="preserve"> and </w:t>
      </w:r>
      <w:r>
        <w:rPr/>
      </w:r>
      <m:oMath xmlns:m="http://schemas.openxmlformats.org/officeDocument/2006/math">
        <m:r>
          <w:rPr>
            <w:rFonts w:ascii="Cambria Math" w:hAnsi="Cambria Math"/>
          </w:rPr>
          <m:t xml:space="preserve">σ</m:t>
        </m:r>
        <m:r>
          <w:rPr>
            <w:rFonts w:ascii="Cambria Math" w:hAnsi="Cambria Math"/>
          </w:rPr>
          <m:t xml:space="preserve">=</m:t>
        </m:r>
        <m:r>
          <w:rPr>
            <w:rFonts w:ascii="Cambria Math" w:hAnsi="Cambria Math"/>
          </w:rPr>
          <m:t xml:space="preserve">ω</m:t>
        </m:r>
      </m:oMath>
      <w:r>
        <w:rPr/>
        <w:t xml:space="preserve">. In the model for </w:t>
      </w:r>
      <w:r>
        <w:rPr/>
      </w:r>
      <m:oMath xmlns:m="http://schemas.openxmlformats.org/officeDocument/2006/math">
        <m:r>
          <w:rPr>
            <w:rFonts w:ascii="Cambria Math" w:hAnsi="Cambria Math"/>
          </w:rPr>
          <m:t xml:space="preserve">ω</m:t>
        </m:r>
      </m:oMath>
      <w:r>
        <w:rPr/>
        <w:t xml:space="preserve"> we did not include and intercept, so priors could be defined at the </w:t>
      </w:r>
      <w:r>
        <w:rPr/>
      </w:r>
      <m:oMath xmlns:m="http://schemas.openxmlformats.org/officeDocument/2006/math">
        <m:r>
          <w:rPr>
            <w:rFonts w:ascii="Cambria Math" w:hAnsi="Cambria Math"/>
          </w:rPr>
          <m:t xml:space="preserve">ω</m:t>
        </m:r>
      </m:oMath>
      <w:r>
        <w:rPr/>
        <w:t xml:space="preserve"> scale, rather than at its log, which makes the interpretation harder considering that </w:t>
      </w:r>
      <w:r>
        <w:rPr/>
      </w:r>
      <m:oMath xmlns:m="http://schemas.openxmlformats.org/officeDocument/2006/math">
        <m:r>
          <w:rPr>
            <w:rFonts w:ascii="Cambria Math" w:hAnsi="Cambria Math"/>
          </w:rPr>
          <m:t xml:space="preserve">ω</m:t>
        </m:r>
      </m:oMath>
      <w:r>
        <w:rPr/>
        <w:t xml:space="preserve"> is already at the logit scale. As we recorded growth only in the trees where we found the tag in 2018, </w:t>
      </w:r>
      <w:r>
        <w:rPr/>
      </w:r>
      <m:oMath xmlns:m="http://schemas.openxmlformats.org/officeDocument/2006/math">
        <m:r>
          <w:rPr>
            <w:rFonts w:ascii="Cambria Math" w:hAnsi="Cambria Math"/>
          </w:rPr>
          <m:t xml:space="preserve">i</m:t>
        </m:r>
      </m:oMath>
      <w:r>
        <w:rPr/>
        <w:t xml:space="preserve"> runs from 1 to 662.</w:t>
        <w:br/>
        <w:t xml:space="preserve"> </w:t>
      </w:r>
      <w:r>
        <w:rPr/>
        <w:drawing>
          <wp:inline distT="0" distB="0" distL="0" distR="0">
            <wp:extent cx="5334000" cy="753173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334000" cy="7531735"/>
                    </a:xfrm>
                    <a:prstGeom prst="rect">
                      <a:avLst/>
                    </a:prstGeom>
                  </pic:spPr>
                </pic:pic>
              </a:graphicData>
            </a:graphic>
          </wp:inline>
        </w:drawing>
      </w:r>
      <w:r>
        <w:rPr/>
        <w:br/>
      </w:r>
      <w:r>
        <w:rPr>
          <w:b/>
          <w:bCs/>
        </w:rPr>
        <w:t>Figure S5.</w:t>
      </w:r>
      <w:r>
        <w:rPr/>
        <w:t xml:space="preserve"> Residuals from the dieback model, as a function of explanatory variables. The curves show the prediction from a Beta GAM fitted to points. Under good model fit, these residuals show a Uniform distribution in [0, 1], with no patterns as a function of predictors.</w:t>
      </w:r>
    </w:p>
    <w:p>
      <w:pPr>
        <w:pStyle w:val="Normal"/>
        <w:rPr/>
      </w:pPr>
      <w:r>
        <w:rPr/>
      </w:r>
      <w:r>
        <w:br w:type="page"/>
      </w:r>
    </w:p>
    <w:p>
      <w:pPr>
        <w:pStyle w:val="TextBody"/>
        <w:rPr/>
      </w:pPr>
      <w:r>
        <w:rPr/>
        <w:drawing>
          <wp:inline distT="0" distB="0" distL="0" distR="0">
            <wp:extent cx="3972560" cy="361188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972560" cy="3611880"/>
                    </a:xfrm>
                    <a:prstGeom prst="rect">
                      <a:avLst/>
                    </a:prstGeom>
                  </pic:spPr>
                </pic:pic>
              </a:graphicData>
            </a:graphic>
          </wp:inline>
        </w:drawing>
      </w:r>
    </w:p>
    <w:p>
      <w:pPr>
        <w:pStyle w:val="TextBody"/>
        <w:rPr/>
      </w:pPr>
      <w:r>
        <w:rPr>
          <w:b/>
          <w:bCs/>
        </w:rPr>
        <w:t>Figure S6.</w:t>
      </w:r>
      <w:r>
        <w:rPr/>
        <w:t xml:space="preserve"> Pairwise absolute difference between plot-level random effects from the survival model (based on posterior means) as a function of the pairwise distance between plots. Data points were averaged in groups of 100 pairs to improve visibility. The line and ribbon show a GAM fitted to points, using nine cubic spline basis functions besides the intercept (maximum likelihood estimate and 95 % confidence interval). An increasing trend at short distance and a plateau afterwards would suggest spatial correlation. </w:t>
      </w:r>
      <w:bookmarkEnd w:id="0"/>
      <w:bookmarkEnd w:id="4"/>
    </w:p>
    <w:p>
      <w:pPr>
        <w:pStyle w:val="Heading1"/>
        <w:rPr/>
      </w:pPr>
      <w:bookmarkStart w:id="5" w:name="additional-figures"/>
      <w:r>
        <w:rPr/>
        <w:t>2. Additional figures</w:t>
      </w:r>
    </w:p>
    <w:p>
      <w:pPr>
        <w:pStyle w:val="FirstParagraph"/>
        <w:rPr/>
      </w:pPr>
      <w:r>
        <w:rPr/>
        <w:t>Partial predictions from the survival, growth and dieback models for elevation and tree height.</w:t>
      </w:r>
    </w:p>
    <w:p>
      <w:pPr>
        <w:pStyle w:val="TextBody"/>
        <w:rPr/>
      </w:pPr>
      <w:r>
        <w:rPr/>
        <w:drawing>
          <wp:inline distT="0" distB="0" distL="0" distR="0">
            <wp:extent cx="5334000" cy="604456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334000" cy="6044565"/>
                    </a:xfrm>
                    <a:prstGeom prst="rect">
                      <a:avLst/>
                    </a:prstGeom>
                  </pic:spPr>
                </pic:pic>
              </a:graphicData>
            </a:graphic>
          </wp:inline>
        </w:drawing>
      </w:r>
    </w:p>
    <w:p>
      <w:pPr>
        <w:pStyle w:val="TextBody"/>
        <w:rPr/>
      </w:pPr>
      <w:r>
        <w:rPr>
          <w:b/>
          <w:bCs/>
        </w:rPr>
        <w:t>Figure S7.</w:t>
      </w:r>
      <w:r>
        <w:rPr/>
        <w:t xml:space="preserve"> Annual survival probability, annual net growth in height and dieback by land management and fire, as a function of elevation. Lines show the predicted mean for an average plot using the posterior mean, and ribbons show the 95 % equal-tailed credible intervals. Predictions were computed fixing tree cover and tree height at their means across plots (tree cover = 22.8 %; tree height = 385.5 cm). Points show the plot-level means averaged in groups of three plots (for survival proportions, these values were raised to the 1/15th power to approximate annual values). </w:t>
      </w:r>
    </w:p>
    <w:p>
      <w:pPr>
        <w:pStyle w:val="TextBody"/>
        <w:rPr/>
      </w:pPr>
      <w:r>
        <w:rPr/>
        <w:drawing>
          <wp:inline distT="0" distB="0" distL="0" distR="0">
            <wp:extent cx="5334000" cy="604456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334000" cy="6044565"/>
                    </a:xfrm>
                    <a:prstGeom prst="rect">
                      <a:avLst/>
                    </a:prstGeom>
                  </pic:spPr>
                </pic:pic>
              </a:graphicData>
            </a:graphic>
          </wp:inline>
        </w:drawing>
      </w:r>
    </w:p>
    <w:p>
      <w:pPr>
        <w:pStyle w:val="TextBody"/>
        <w:rPr/>
      </w:pPr>
      <w:r>
        <w:rPr>
          <w:b/>
          <w:bCs/>
        </w:rPr>
        <w:t>Figure S7.</w:t>
      </w:r>
      <w:r>
        <w:rPr/>
        <w:t xml:space="preserve"> Annual survival probability, annual net growth in height and dieback by land management and fire, as a function of tree height. Lines show the predicted mean for an average plot using the posterior mean, and ribbons show the 95 % equal-tailed credible intervals. Predictions were computed fixing tree cover and elevation at their means across plots (tree cover = 22.8 %; elevation = 1898 m a.s.l.). Points show the plot-level means averaged in groups of three plots (for survival proportions, these values were raised to the 1/15th power to approximate annual values). </w:t>
      </w:r>
    </w:p>
    <w:p>
      <w:pPr>
        <w:pStyle w:val="Heading2"/>
        <w:rPr/>
      </w:pPr>
      <w:bookmarkStart w:id="6" w:name="references"/>
      <w:r>
        <w:rPr/>
        <w:t>References</w:t>
      </w:r>
    </w:p>
    <w:p>
      <w:pPr>
        <w:pStyle w:val="Compact"/>
        <w:numPr>
          <w:ilvl w:val="0"/>
          <w:numId w:val="1"/>
        </w:numPr>
        <w:rPr/>
      </w:pPr>
      <w:r>
        <w:rPr/>
        <w:t>Dunn, P. K., &amp; Smyth, G. K. (1996). Randomized quantile residuals. Journal of Computational and graphical statistics, 5(3), 236-244.</w:t>
        <w:br/>
      </w:r>
    </w:p>
    <w:p>
      <w:pPr>
        <w:pStyle w:val="Compact"/>
        <w:numPr>
          <w:ilvl w:val="0"/>
          <w:numId w:val="1"/>
        </w:numPr>
        <w:spacing w:before="36" w:after="36"/>
        <w:rPr/>
      </w:pPr>
      <w:r>
        <w:rPr/>
        <w:t xml:space="preserve">Hartig, F. (2022). DHARMa: Residual Diagnostics for Hierarchical (Multi-Level / Mixed) Regression Models. R package version 0.4.6, </w:t>
      </w:r>
      <w:hyperlink r:id="rId10">
        <w:r>
          <w:rPr>
            <w:rStyle w:val="InternetLink"/>
          </w:rPr>
          <w:t>https://CRAN.R-project.org/package=DHARMa</w:t>
        </w:r>
      </w:hyperlink>
      <w:r>
        <w:rPr/>
        <w:t>.</w:t>
      </w:r>
      <w:bookmarkEnd w:id="5"/>
      <w:bookmarkEnd w:id="6"/>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trackRevisions/>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link w:val="Heading1Char"/>
    <w:uiPriority w:val="9"/>
    <w:qFormat/>
    <w:rsid w:val="00a10fd9"/>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TextBody"/>
    <w:link w:val="Heading2Char"/>
    <w:uiPriority w:val="9"/>
    <w:semiHidden/>
    <w:unhideWhenUsed/>
    <w:qFormat/>
    <w:rsid w:val="00a10fd9"/>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TextBody"/>
    <w:link w:val="Heading3Char"/>
    <w:uiPriority w:val="9"/>
    <w:semiHidden/>
    <w:unhideWhenUsed/>
    <w:qFormat/>
    <w:rsid w:val="00a10fd9"/>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TextBody"/>
    <w:link w:val="Heading4Char"/>
    <w:uiPriority w:val="9"/>
    <w:semiHidden/>
    <w:unhideWhenUsed/>
    <w:qFormat/>
    <w:rsid w:val="00a10fd9"/>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TextBody"/>
    <w:link w:val="Heading5Char"/>
    <w:uiPriority w:val="9"/>
    <w:semiHidden/>
    <w:unhideWhenUsed/>
    <w:qFormat/>
    <w:rsid w:val="00a10fd9"/>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TextBody"/>
    <w:link w:val="Heading6Char"/>
    <w:uiPriority w:val="9"/>
    <w:semiHidden/>
    <w:unhideWhenUsed/>
    <w:qFormat/>
    <w:rsid w:val="00a10fd9"/>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TextBody"/>
    <w:link w:val="Heading7Char"/>
    <w:uiPriority w:val="9"/>
    <w:semiHidden/>
    <w:unhideWhenUsed/>
    <w:qFormat/>
    <w:rsid w:val="00a10fd9"/>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TextBody"/>
    <w:link w:val="Heading8Char"/>
    <w:uiPriority w:val="9"/>
    <w:semiHidden/>
    <w:unhideWhenUsed/>
    <w:qFormat/>
    <w:rsid w:val="00a10fd9"/>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TextBody"/>
    <w:link w:val="Heading9Char"/>
    <w:uiPriority w:val="9"/>
    <w:semiHidden/>
    <w:unhideWhenUsed/>
    <w:qFormat/>
    <w:rsid w:val="00a10fd9"/>
    <w:pPr>
      <w:keepNext w:val="true"/>
      <w:keepLines/>
      <w:spacing w:before="0" w:after="0"/>
      <w:outlineLvl w:val="8"/>
    </w:pPr>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a10fd9"/>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a10fd9"/>
    <w:rPr>
      <w:rFonts w:eastAsia="" w:cs="" w:cstheme="majorBidi" w:eastAsiaTheme="majorEastAsia"/>
      <w:color w:val="595959" w:themeColor="text1" w:themeTint="a6"/>
      <w:spacing w:val="15"/>
      <w:sz w:val="28"/>
      <w:szCs w:val="28"/>
    </w:rPr>
  </w:style>
  <w:style w:type="character" w:styleId="Heading1Char" w:customStyle="1">
    <w:name w:val="Heading 1 Char"/>
    <w:basedOn w:val="DefaultParagraphFont"/>
    <w:link w:val="Heading1"/>
    <w:uiPriority w:val="9"/>
    <w:qFormat/>
    <w:rsid w:val="00a10fd9"/>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semiHidden/>
    <w:qFormat/>
    <w:rsid w:val="00a10fd9"/>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semiHidden/>
    <w:qFormat/>
    <w:rsid w:val="00a10fd9"/>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a10fd9"/>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a10fd9"/>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a10fd9"/>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a10fd9"/>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a10fd9"/>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a10fd9"/>
    <w:rPr>
      <w:rFonts w:eastAsia="" w:cs="" w:cstheme="majorBidi" w:eastAsiaTheme="majorEastAsia"/>
      <w:color w:val="272727" w:themeColor="text1" w:themeTint="d8"/>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8F5902"/>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b/>
      <w:color w:val="CE5C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b/>
      <w:color w:val="204A87"/>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204A87"/>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link w:val="TitleChar"/>
    <w:uiPriority w:val="10"/>
    <w:qFormat/>
    <w:rsid w:val="00a10fd9"/>
    <w:pPr>
      <w:spacing w:lineRule="auto" w:line="240" w:before="0" w:after="80"/>
      <w:contextualSpacing/>
      <w:jc w:val="center"/>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TextBody"/>
    <w:link w:val="SubtitleChar"/>
    <w:uiPriority w:val="11"/>
    <w:qFormat/>
    <w:rsid w:val="00a10fd9"/>
    <w:pPr/>
    <w:rPr>
      <w:rFonts w:eastAsia="" w:cs="" w:cstheme="majorBidi" w:eastAsiaTheme="majorEastAsia"/>
      <w:color w:val="595959" w:themeColor="text1" w:themeTint="a6"/>
      <w:spacing w:val="15"/>
      <w:sz w:val="28"/>
      <w:szCs w:val="28"/>
    </w:rPr>
  </w:style>
  <w:style w:type="paragraph" w:styleId="Author" w:customStyle="1">
    <w:name w:val="Author"/>
    <w:next w:val="TextBody"/>
    <w:qFormat/>
    <w:pPr>
      <w:keepNext w:val="true"/>
      <w:keepLines/>
      <w:widowControl/>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TextBody"/>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FootnoteBlockText">
    <w:name w:val="Footnote Block Text"/>
    <w:basedOn w:val="Footnote"/>
    <w:next w:val="Footnote"/>
    <w:uiPriority w:val="9"/>
    <w:unhideWhenUsed/>
    <w:qFormat/>
    <w:pPr>
      <w:spacing w:before="100" w:after="100"/>
      <w:ind w:left="480" w:right="480" w:hanging="0"/>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80"/>
      <w:outlineLvl w:val="9"/>
    </w:pPr>
    <w:rPr>
      <w:rFonts w:ascii="Aptos Display" w:hAnsi="Aptos Display"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CRAN.R-project.org/package=DHARMa" TargetMode="Externa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TotalTime>
  <Application>LibreOffice/7.3.7.2$Linux_X86_64 LibreOffice_project/30$Build-2</Application>
  <AppVersion>15.0000</AppVersion>
  <Pages>17</Pages>
  <Words>1721</Words>
  <Characters>9065</Characters>
  <CharactersWithSpaces>10802</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2024-10-02T18:01:42Z</dcterms:created>
  <dc:creator>Daniel Renison, Iván Barberá, Ana M. Cingolani, Juan Manuel Rodriguez, and Isabell Hensen</dc:creator>
  <dc:description/>
  <dc:language>es-AR</dc:language>
  <cp:lastModifiedBy/>
  <dcterms:modified xsi:type="dcterms:W3CDTF">2024-10-02T17:22:23Z</dcterms:modified>
  <cp:revision>1</cp:revision>
  <dc:subject/>
  <dc:title> Tree survival and growth in the highlands of central Argentina: effects of land management and wildfires in a challenging landscape   Supplementary Information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eader-includes">
    <vt:lpwstr/>
  </property>
  <property fmtid="{D5CDD505-2E9C-101B-9397-08002B2CF9AE}" pid="3" name="output">
    <vt:lpwstr/>
  </property>
</Properties>
</file>